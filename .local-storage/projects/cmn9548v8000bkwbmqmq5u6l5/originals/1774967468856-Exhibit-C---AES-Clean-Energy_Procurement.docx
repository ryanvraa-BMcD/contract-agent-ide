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9FA93" w14:textId="77777777" w:rsidR="00974953" w:rsidRDefault="00C34F59" w:rsidP="00C34F59">
      <w:pPr>
        <w:rPr>
          <w:rFonts w:ascii="Arial" w:hAnsi="Arial" w:cs="Arial"/>
        </w:rPr>
      </w:pPr>
      <w:r w:rsidRPr="00AE4CDE">
        <w:rPr>
          <w:rFonts w:ascii="Arial" w:hAnsi="Arial" w:cs="Arial"/>
          <w:b/>
        </w:rPr>
        <w:t xml:space="preserve">1. </w:t>
      </w:r>
      <w:r w:rsidR="00DD374F" w:rsidRPr="00AE4CDE">
        <w:rPr>
          <w:rFonts w:ascii="Arial" w:hAnsi="Arial" w:cs="Arial"/>
          <w:b/>
          <w:u w:val="single"/>
        </w:rPr>
        <w:t xml:space="preserve">SCOPE OF </w:t>
      </w:r>
      <w:r w:rsidR="00F87E0D">
        <w:rPr>
          <w:rFonts w:ascii="Arial" w:hAnsi="Arial" w:cs="Arial"/>
          <w:b/>
          <w:u w:val="single"/>
        </w:rPr>
        <w:t>SERVICES</w:t>
      </w:r>
      <w:r w:rsidRPr="00AE4CDE">
        <w:rPr>
          <w:rFonts w:ascii="Arial" w:hAnsi="Arial" w:cs="Arial"/>
        </w:rPr>
        <w:t>: Th</w:t>
      </w:r>
      <w:r w:rsidR="004253C9">
        <w:rPr>
          <w:rFonts w:ascii="Arial" w:hAnsi="Arial" w:cs="Arial"/>
        </w:rPr>
        <w:t>ese Additional Terms And Conditions For Procurement</w:t>
      </w:r>
      <w:r w:rsidR="00DD374F" w:rsidRPr="00AE4CDE">
        <w:rPr>
          <w:rFonts w:ascii="Arial" w:hAnsi="Arial" w:cs="Arial"/>
        </w:rPr>
        <w:t xml:space="preserve"> </w:t>
      </w:r>
      <w:r w:rsidR="00E6417F" w:rsidRPr="00AE4CDE">
        <w:rPr>
          <w:rFonts w:ascii="Arial" w:hAnsi="Arial" w:cs="Arial"/>
        </w:rPr>
        <w:t>shall apply to</w:t>
      </w:r>
      <w:r w:rsidR="004B2B81">
        <w:rPr>
          <w:rFonts w:ascii="Arial" w:hAnsi="Arial" w:cs="Arial"/>
        </w:rPr>
        <w:t xml:space="preserve"> and be incorporated into</w:t>
      </w:r>
      <w:r w:rsidR="00E6417F" w:rsidRPr="00AE4CDE">
        <w:rPr>
          <w:rFonts w:ascii="Arial" w:hAnsi="Arial" w:cs="Arial"/>
        </w:rPr>
        <w:t xml:space="preserve"> </w:t>
      </w:r>
      <w:r w:rsidR="00560163">
        <w:rPr>
          <w:rFonts w:ascii="Arial" w:hAnsi="Arial" w:cs="Arial"/>
        </w:rPr>
        <w:t xml:space="preserve">Section 10 Additional Terms of </w:t>
      </w:r>
      <w:r w:rsidR="00E6417F" w:rsidRPr="00AE4CDE">
        <w:rPr>
          <w:rFonts w:ascii="Arial" w:hAnsi="Arial" w:cs="Arial"/>
        </w:rPr>
        <w:t>a</w:t>
      </w:r>
      <w:r w:rsidR="008D65DD">
        <w:rPr>
          <w:rFonts w:ascii="Arial" w:hAnsi="Arial" w:cs="Arial"/>
        </w:rPr>
        <w:t>ny</w:t>
      </w:r>
      <w:r w:rsidR="00E6417F" w:rsidRPr="00AE4CDE">
        <w:rPr>
          <w:rFonts w:ascii="Arial" w:hAnsi="Arial" w:cs="Arial"/>
        </w:rPr>
        <w:t xml:space="preserve"> </w:t>
      </w:r>
      <w:r w:rsidR="00560163">
        <w:rPr>
          <w:rFonts w:ascii="Arial" w:hAnsi="Arial" w:cs="Arial"/>
        </w:rPr>
        <w:t>Individual Release</w:t>
      </w:r>
      <w:r w:rsidR="00E6417F" w:rsidRPr="00AE4CDE">
        <w:rPr>
          <w:rFonts w:ascii="Arial" w:hAnsi="Arial" w:cs="Arial"/>
        </w:rPr>
        <w:t xml:space="preserve"> issued under</w:t>
      </w:r>
      <w:r w:rsidR="00AE4CDE" w:rsidRPr="00AE4CDE">
        <w:rPr>
          <w:rFonts w:ascii="Arial" w:hAnsi="Arial" w:cs="Arial"/>
        </w:rPr>
        <w:t xml:space="preserve"> </w:t>
      </w:r>
      <w:r w:rsidR="00560163">
        <w:rPr>
          <w:rFonts w:ascii="Arial" w:hAnsi="Arial" w:cs="Arial"/>
        </w:rPr>
        <w:t>Preferred Engineering Partner Engineering Master Services Agreement</w:t>
      </w:r>
      <w:r w:rsidR="00E6417F" w:rsidRPr="00AE4CDE">
        <w:rPr>
          <w:rFonts w:ascii="Arial" w:hAnsi="Arial" w:cs="Arial"/>
        </w:rPr>
        <w:t xml:space="preserve"> </w:t>
      </w:r>
      <w:r w:rsidR="00560163">
        <w:rPr>
          <w:rFonts w:ascii="Arial" w:hAnsi="Arial" w:cs="Arial"/>
        </w:rPr>
        <w:t xml:space="preserve">(Design and Field Work) 9019830-C </w:t>
      </w:r>
      <w:r w:rsidR="00E6417F" w:rsidRPr="00AE4CDE">
        <w:rPr>
          <w:rFonts w:ascii="Arial" w:hAnsi="Arial" w:cs="Arial"/>
        </w:rPr>
        <w:t xml:space="preserve">dated </w:t>
      </w:r>
      <w:r w:rsidR="00AE4CDE" w:rsidRPr="00AE4CDE">
        <w:rPr>
          <w:rFonts w:ascii="Arial" w:hAnsi="Arial" w:cs="Arial"/>
        </w:rPr>
        <w:t xml:space="preserve">on or about </w:t>
      </w:r>
      <w:r w:rsidR="00560163">
        <w:rPr>
          <w:rFonts w:ascii="Arial" w:hAnsi="Arial" w:cs="Arial"/>
        </w:rPr>
        <w:t>July</w:t>
      </w:r>
      <w:r w:rsidR="00AE4CDE" w:rsidRPr="00AE4CDE">
        <w:rPr>
          <w:rFonts w:ascii="Arial" w:hAnsi="Arial" w:cs="Arial"/>
        </w:rPr>
        <w:t xml:space="preserve"> </w:t>
      </w:r>
      <w:r w:rsidR="00560163">
        <w:rPr>
          <w:rFonts w:ascii="Arial" w:hAnsi="Arial" w:cs="Arial"/>
        </w:rPr>
        <w:t>16</w:t>
      </w:r>
      <w:r w:rsidR="00E6417F" w:rsidRPr="00AE4CDE">
        <w:rPr>
          <w:rFonts w:ascii="Arial" w:hAnsi="Arial" w:cs="Arial"/>
        </w:rPr>
        <w:t>, 20</w:t>
      </w:r>
      <w:r w:rsidR="00560163">
        <w:rPr>
          <w:rFonts w:ascii="Arial" w:hAnsi="Arial" w:cs="Arial"/>
        </w:rPr>
        <w:t>18</w:t>
      </w:r>
      <w:r w:rsidR="00452660" w:rsidRPr="00AE4CDE">
        <w:rPr>
          <w:rFonts w:ascii="Arial" w:hAnsi="Arial" w:cs="Arial"/>
        </w:rPr>
        <w:t xml:space="preserve"> (</w:t>
      </w:r>
      <w:r w:rsidR="00AE4CDE">
        <w:rPr>
          <w:rFonts w:ascii="Arial" w:hAnsi="Arial" w:cs="Arial"/>
        </w:rPr>
        <w:t xml:space="preserve">the </w:t>
      </w:r>
      <w:r w:rsidR="00452660" w:rsidRPr="00AE4CDE">
        <w:rPr>
          <w:rFonts w:ascii="Arial" w:hAnsi="Arial" w:cs="Arial"/>
        </w:rPr>
        <w:t>“</w:t>
      </w:r>
      <w:r w:rsidR="00560163">
        <w:rPr>
          <w:rFonts w:ascii="Arial" w:hAnsi="Arial" w:cs="Arial"/>
        </w:rPr>
        <w:t>Master Services Agreement</w:t>
      </w:r>
      <w:r w:rsidR="00452660" w:rsidRPr="00AE4CDE">
        <w:rPr>
          <w:rFonts w:ascii="Arial" w:hAnsi="Arial" w:cs="Arial"/>
        </w:rPr>
        <w:t>”)</w:t>
      </w:r>
      <w:r w:rsidR="00E6417F" w:rsidRPr="00AE4CDE">
        <w:rPr>
          <w:rFonts w:ascii="Arial" w:hAnsi="Arial" w:cs="Arial"/>
        </w:rPr>
        <w:t xml:space="preserve"> under which Burns &amp; McDonnell </w:t>
      </w:r>
      <w:r w:rsidR="007B7F18" w:rsidRPr="00AE4CDE">
        <w:rPr>
          <w:rFonts w:ascii="Arial" w:hAnsi="Arial" w:cs="Arial"/>
        </w:rPr>
        <w:t xml:space="preserve">Engineering Company, Inc. </w:t>
      </w:r>
      <w:r w:rsidR="00E6417F" w:rsidRPr="00AE4CDE">
        <w:rPr>
          <w:rFonts w:ascii="Arial" w:hAnsi="Arial" w:cs="Arial"/>
        </w:rPr>
        <w:t>(“</w:t>
      </w:r>
      <w:r w:rsidR="00BF2D5E">
        <w:rPr>
          <w:rFonts w:ascii="Arial" w:hAnsi="Arial" w:cs="Arial"/>
        </w:rPr>
        <w:t>Contractor</w:t>
      </w:r>
      <w:r w:rsidR="00E6417F" w:rsidRPr="00AE4CDE">
        <w:rPr>
          <w:rFonts w:ascii="Arial" w:hAnsi="Arial" w:cs="Arial"/>
        </w:rPr>
        <w:t xml:space="preserve">”) </w:t>
      </w:r>
      <w:r w:rsidR="007E5EB6" w:rsidRPr="00AE4CDE">
        <w:rPr>
          <w:rFonts w:ascii="Arial" w:hAnsi="Arial" w:cs="Arial"/>
        </w:rPr>
        <w:t xml:space="preserve">has agreed to </w:t>
      </w:r>
      <w:r w:rsidR="00E6417F" w:rsidRPr="00AE4CDE">
        <w:rPr>
          <w:rFonts w:ascii="Arial" w:hAnsi="Arial" w:cs="Arial"/>
        </w:rPr>
        <w:t>provide materials, equipment, commodities</w:t>
      </w:r>
      <w:r w:rsidR="007E5EB6" w:rsidRPr="00AE4CDE">
        <w:rPr>
          <w:rFonts w:ascii="Arial" w:hAnsi="Arial" w:cs="Arial"/>
        </w:rPr>
        <w:t>,</w:t>
      </w:r>
      <w:r w:rsidR="00E6417F" w:rsidRPr="00AE4CDE">
        <w:rPr>
          <w:rFonts w:ascii="Arial" w:hAnsi="Arial" w:cs="Arial"/>
        </w:rPr>
        <w:t xml:space="preserve"> or other similar items (“</w:t>
      </w:r>
      <w:r w:rsidR="00AE4CDE">
        <w:rPr>
          <w:rFonts w:ascii="Arial" w:hAnsi="Arial" w:cs="Arial"/>
        </w:rPr>
        <w:t>Materials and Equipment</w:t>
      </w:r>
      <w:r w:rsidR="00E6417F" w:rsidRPr="00AE4CDE">
        <w:rPr>
          <w:rFonts w:ascii="Arial" w:hAnsi="Arial" w:cs="Arial"/>
        </w:rPr>
        <w:t>”)</w:t>
      </w:r>
      <w:r w:rsidR="007B7F18" w:rsidRPr="00AE4CDE">
        <w:rPr>
          <w:rFonts w:ascii="Arial" w:hAnsi="Arial" w:cs="Arial"/>
        </w:rPr>
        <w:t xml:space="preserve"> through its material vendor</w:t>
      </w:r>
      <w:r w:rsidR="00BF2D5E">
        <w:rPr>
          <w:rFonts w:ascii="Arial" w:hAnsi="Arial" w:cs="Arial"/>
        </w:rPr>
        <w:t>(s)</w:t>
      </w:r>
      <w:r w:rsidR="007B7F18" w:rsidRPr="00AE4CDE">
        <w:rPr>
          <w:rFonts w:ascii="Arial" w:hAnsi="Arial" w:cs="Arial"/>
        </w:rPr>
        <w:t xml:space="preserve"> (“</w:t>
      </w:r>
      <w:r w:rsidR="00AE4F6C">
        <w:rPr>
          <w:rFonts w:ascii="Arial" w:hAnsi="Arial" w:cs="Arial"/>
        </w:rPr>
        <w:t>Vendor</w:t>
      </w:r>
      <w:r w:rsidR="007B7F18" w:rsidRPr="00AE4CDE">
        <w:rPr>
          <w:rFonts w:ascii="Arial" w:hAnsi="Arial" w:cs="Arial"/>
        </w:rPr>
        <w:t>”)</w:t>
      </w:r>
      <w:r w:rsidR="00AE4F6C">
        <w:rPr>
          <w:rFonts w:ascii="Arial" w:hAnsi="Arial" w:cs="Arial"/>
        </w:rPr>
        <w:t xml:space="preserve"> to a specified </w:t>
      </w:r>
      <w:r w:rsidR="00BF2D5E">
        <w:rPr>
          <w:rFonts w:ascii="Arial" w:hAnsi="Arial" w:cs="Arial"/>
        </w:rPr>
        <w:t>PPL Electric Utilities Corporation</w:t>
      </w:r>
      <w:r w:rsidR="00AE4F6C">
        <w:rPr>
          <w:rFonts w:ascii="Arial" w:hAnsi="Arial" w:cs="Arial"/>
        </w:rPr>
        <w:t xml:space="preserve"> entity (“</w:t>
      </w:r>
      <w:r w:rsidR="00BF2D5E">
        <w:rPr>
          <w:rFonts w:ascii="Arial" w:hAnsi="Arial" w:cs="Arial"/>
        </w:rPr>
        <w:t>Company</w:t>
      </w:r>
      <w:r w:rsidR="00AE4F6C">
        <w:rPr>
          <w:rFonts w:ascii="Arial" w:hAnsi="Arial" w:cs="Arial"/>
        </w:rPr>
        <w:t>”)</w:t>
      </w:r>
      <w:r w:rsidR="00E6417F" w:rsidRPr="00AE4CDE">
        <w:rPr>
          <w:rFonts w:ascii="Arial" w:hAnsi="Arial" w:cs="Arial"/>
        </w:rPr>
        <w:t xml:space="preserve">.  </w:t>
      </w:r>
      <w:r w:rsidR="00ED2665">
        <w:rPr>
          <w:rFonts w:ascii="Arial" w:hAnsi="Arial" w:cs="Arial"/>
        </w:rPr>
        <w:t xml:space="preserve">  </w:t>
      </w:r>
    </w:p>
    <w:p w14:paraId="735E915F" w14:textId="77777777" w:rsidR="00974953" w:rsidRDefault="00974953" w:rsidP="00C34F59">
      <w:pPr>
        <w:rPr>
          <w:rFonts w:ascii="Arial" w:hAnsi="Arial" w:cs="Arial"/>
        </w:rPr>
      </w:pPr>
    </w:p>
    <w:p w14:paraId="0DFBDDA7" w14:textId="77777777" w:rsidR="0017603F" w:rsidRDefault="00E719CF" w:rsidP="00C34F59">
      <w:pPr>
        <w:rPr>
          <w:rFonts w:ascii="Arial" w:hAnsi="Arial" w:cs="Arial"/>
        </w:rPr>
      </w:pPr>
      <w:r>
        <w:rPr>
          <w:rFonts w:ascii="Arial" w:hAnsi="Arial" w:cs="Arial"/>
        </w:rPr>
        <w:t>Company</w:t>
      </w:r>
      <w:r w:rsidR="00974953">
        <w:rPr>
          <w:rFonts w:ascii="Arial" w:hAnsi="Arial" w:cs="Arial"/>
        </w:rPr>
        <w:t xml:space="preserve"> and </w:t>
      </w:r>
      <w:r>
        <w:rPr>
          <w:rFonts w:ascii="Arial" w:hAnsi="Arial" w:cs="Arial"/>
        </w:rPr>
        <w:t>Contractor</w:t>
      </w:r>
      <w:r w:rsidR="00974953">
        <w:rPr>
          <w:rFonts w:ascii="Arial" w:hAnsi="Arial" w:cs="Arial"/>
        </w:rPr>
        <w:t xml:space="preserve"> hereby agree that</w:t>
      </w:r>
      <w:r w:rsidR="005714D6">
        <w:rPr>
          <w:rFonts w:ascii="Arial" w:hAnsi="Arial" w:cs="Arial"/>
        </w:rPr>
        <w:t xml:space="preserve"> the </w:t>
      </w:r>
      <w:r w:rsidR="00A91AE6">
        <w:rPr>
          <w:rFonts w:ascii="Arial" w:hAnsi="Arial" w:cs="Arial"/>
        </w:rPr>
        <w:t>these Additional Terms And Conditions For Procurement</w:t>
      </w:r>
      <w:r w:rsidR="00974953">
        <w:rPr>
          <w:rFonts w:ascii="Arial" w:hAnsi="Arial" w:cs="Arial"/>
        </w:rPr>
        <w:t xml:space="preserve"> and the related </w:t>
      </w:r>
      <w:r w:rsidR="009E10F5">
        <w:rPr>
          <w:rFonts w:ascii="Arial" w:hAnsi="Arial" w:cs="Arial"/>
        </w:rPr>
        <w:t>Individual Release</w:t>
      </w:r>
      <w:r w:rsidR="005714D6">
        <w:rPr>
          <w:rFonts w:ascii="Arial" w:hAnsi="Arial" w:cs="Arial"/>
        </w:rPr>
        <w:t xml:space="preserve"> for procurement of the specified Materials and Equipment supersede and govern over any inconsistent terms and conditions in the </w:t>
      </w:r>
      <w:r w:rsidR="009E10F5">
        <w:rPr>
          <w:rFonts w:ascii="Arial" w:hAnsi="Arial" w:cs="Arial"/>
        </w:rPr>
        <w:t>Master Services Agreement</w:t>
      </w:r>
      <w:r w:rsidR="005714D6">
        <w:rPr>
          <w:rFonts w:ascii="Arial" w:hAnsi="Arial" w:cs="Arial"/>
        </w:rPr>
        <w:t xml:space="preserve">. </w:t>
      </w:r>
      <w:r w:rsidR="009E10F5">
        <w:rPr>
          <w:rFonts w:ascii="Arial" w:hAnsi="Arial" w:cs="Arial"/>
        </w:rPr>
        <w:t>Company</w:t>
      </w:r>
      <w:r w:rsidR="005714D6">
        <w:rPr>
          <w:rFonts w:ascii="Arial" w:hAnsi="Arial" w:cs="Arial"/>
        </w:rPr>
        <w:t xml:space="preserve"> shall provide all drawings, specifications, delivery information, and other project information to </w:t>
      </w:r>
      <w:r w:rsidR="009E10F5">
        <w:rPr>
          <w:rFonts w:ascii="Arial" w:hAnsi="Arial" w:cs="Arial"/>
        </w:rPr>
        <w:t>Contractor</w:t>
      </w:r>
      <w:r w:rsidR="005714D6">
        <w:rPr>
          <w:rFonts w:ascii="Arial" w:hAnsi="Arial" w:cs="Arial"/>
        </w:rPr>
        <w:t xml:space="preserve"> which </w:t>
      </w:r>
      <w:r w:rsidR="008D65DD">
        <w:rPr>
          <w:rFonts w:ascii="Arial" w:hAnsi="Arial" w:cs="Arial"/>
        </w:rPr>
        <w:t>are</w:t>
      </w:r>
      <w:r w:rsidR="005714D6">
        <w:rPr>
          <w:rFonts w:ascii="Arial" w:hAnsi="Arial" w:cs="Arial"/>
        </w:rPr>
        <w:t xml:space="preserve"> pertinent to </w:t>
      </w:r>
      <w:r w:rsidR="009E10F5">
        <w:rPr>
          <w:rFonts w:ascii="Arial" w:hAnsi="Arial" w:cs="Arial"/>
        </w:rPr>
        <w:t>Contractor</w:t>
      </w:r>
      <w:r w:rsidR="005714D6">
        <w:rPr>
          <w:rFonts w:ascii="Arial" w:hAnsi="Arial" w:cs="Arial"/>
        </w:rPr>
        <w:t xml:space="preserve">’s procurement of Materials and Equipment.  </w:t>
      </w:r>
    </w:p>
    <w:p w14:paraId="12731820" w14:textId="77777777" w:rsidR="0017603F" w:rsidRDefault="0017603F" w:rsidP="00C34F59">
      <w:pPr>
        <w:rPr>
          <w:rFonts w:ascii="Arial" w:hAnsi="Arial" w:cs="Arial"/>
        </w:rPr>
      </w:pPr>
    </w:p>
    <w:p w14:paraId="64714FE6" w14:textId="77777777" w:rsidR="00C34F59" w:rsidRDefault="00383220" w:rsidP="00C34F59">
      <w:pPr>
        <w:rPr>
          <w:rFonts w:ascii="Arial" w:hAnsi="Arial" w:cs="Arial"/>
        </w:rPr>
      </w:pPr>
      <w:r w:rsidRPr="00AE4CDE">
        <w:rPr>
          <w:rFonts w:ascii="Arial" w:hAnsi="Arial" w:cs="Arial"/>
        </w:rPr>
        <w:t xml:space="preserve">Nothing in </w:t>
      </w:r>
      <w:r w:rsidR="0034228C">
        <w:rPr>
          <w:rFonts w:ascii="Arial" w:hAnsi="Arial" w:cs="Arial"/>
        </w:rPr>
        <w:t>these Additional Terms And Conditions For Procurement</w:t>
      </w:r>
      <w:r w:rsidRPr="00AE4CDE">
        <w:rPr>
          <w:rFonts w:ascii="Arial" w:hAnsi="Arial" w:cs="Arial"/>
        </w:rPr>
        <w:t xml:space="preserve"> shall require </w:t>
      </w:r>
      <w:r w:rsidR="0051557A">
        <w:rPr>
          <w:rFonts w:ascii="Arial" w:hAnsi="Arial" w:cs="Arial"/>
        </w:rPr>
        <w:t>Contractor</w:t>
      </w:r>
      <w:r w:rsidRPr="00AE4CDE">
        <w:rPr>
          <w:rFonts w:ascii="Arial" w:hAnsi="Arial" w:cs="Arial"/>
        </w:rPr>
        <w:t xml:space="preserve"> to install, erect, or construct any of the </w:t>
      </w:r>
      <w:r>
        <w:rPr>
          <w:rFonts w:ascii="Arial" w:hAnsi="Arial" w:cs="Arial"/>
        </w:rPr>
        <w:t>Materials and Equipment</w:t>
      </w:r>
      <w:r w:rsidRPr="00AE4CDE">
        <w:rPr>
          <w:rFonts w:ascii="Arial" w:hAnsi="Arial" w:cs="Arial"/>
        </w:rPr>
        <w:t xml:space="preserve"> provided hereunder</w:t>
      </w:r>
      <w:r>
        <w:rPr>
          <w:rFonts w:ascii="Arial" w:hAnsi="Arial" w:cs="Arial"/>
        </w:rPr>
        <w:t xml:space="preserve">.  </w:t>
      </w:r>
      <w:r w:rsidR="0051557A">
        <w:rPr>
          <w:rFonts w:ascii="Arial" w:hAnsi="Arial" w:cs="Arial"/>
        </w:rPr>
        <w:t>Contractor</w:t>
      </w:r>
      <w:r w:rsidR="005714D6">
        <w:rPr>
          <w:rFonts w:ascii="Arial" w:hAnsi="Arial" w:cs="Arial"/>
        </w:rPr>
        <w:t xml:space="preserve"> is not responsible for investigating the</w:t>
      </w:r>
      <w:r w:rsidR="0051557A">
        <w:rPr>
          <w:rFonts w:ascii="Arial" w:hAnsi="Arial" w:cs="Arial"/>
        </w:rPr>
        <w:t xml:space="preserve"> Site</w:t>
      </w:r>
      <w:r w:rsidR="005714D6">
        <w:rPr>
          <w:rFonts w:ascii="Arial" w:hAnsi="Arial" w:cs="Arial"/>
        </w:rPr>
        <w:t xml:space="preserve"> or other conditions related thereto where </w:t>
      </w:r>
      <w:r w:rsidR="00007F09">
        <w:rPr>
          <w:rFonts w:ascii="Arial" w:hAnsi="Arial" w:cs="Arial"/>
        </w:rPr>
        <w:t>Company</w:t>
      </w:r>
      <w:r w:rsidR="005714D6">
        <w:rPr>
          <w:rFonts w:ascii="Arial" w:hAnsi="Arial" w:cs="Arial"/>
        </w:rPr>
        <w:t xml:space="preserve"> intends to have the Materials and Equipment delivered, stored, and/or </w:t>
      </w:r>
      <w:r w:rsidR="005714D6" w:rsidRPr="00383220">
        <w:rPr>
          <w:rFonts w:ascii="Arial" w:hAnsi="Arial" w:cs="Arial"/>
        </w:rPr>
        <w:t>installed.</w:t>
      </w:r>
      <w:r w:rsidR="00974953" w:rsidRPr="00383220">
        <w:rPr>
          <w:rFonts w:ascii="Arial" w:hAnsi="Arial" w:cs="Arial"/>
        </w:rPr>
        <w:t xml:space="preserve"> </w:t>
      </w:r>
      <w:r>
        <w:rPr>
          <w:rFonts w:ascii="Arial" w:hAnsi="Arial" w:cs="Arial"/>
        </w:rPr>
        <w:t xml:space="preserve"> </w:t>
      </w:r>
      <w:r w:rsidR="00007F09">
        <w:rPr>
          <w:rFonts w:ascii="Arial" w:hAnsi="Arial" w:cs="Arial"/>
        </w:rPr>
        <w:t>Contractor</w:t>
      </w:r>
      <w:r w:rsidR="0017603F" w:rsidRPr="00383220">
        <w:rPr>
          <w:rFonts w:ascii="Arial" w:hAnsi="Arial" w:cs="Arial"/>
        </w:rPr>
        <w:t xml:space="preserve"> shall not have control over and shall not be responsible for any operations, construction means, methods, techniques, sequences or procedures, labor relations, site security, or safety precautions and programs in connection with work performed by </w:t>
      </w:r>
      <w:r w:rsidR="00007F09">
        <w:rPr>
          <w:rFonts w:ascii="Arial" w:hAnsi="Arial" w:cs="Arial"/>
        </w:rPr>
        <w:t>Company</w:t>
      </w:r>
      <w:r w:rsidR="0017603F" w:rsidRPr="00383220">
        <w:rPr>
          <w:rFonts w:ascii="Arial" w:hAnsi="Arial" w:cs="Arial"/>
        </w:rPr>
        <w:t xml:space="preserve">, its </w:t>
      </w:r>
      <w:r>
        <w:rPr>
          <w:rFonts w:ascii="Arial" w:hAnsi="Arial" w:cs="Arial"/>
        </w:rPr>
        <w:t xml:space="preserve">Affiliates, or their respective </w:t>
      </w:r>
      <w:r w:rsidR="0017603F" w:rsidRPr="00383220">
        <w:rPr>
          <w:rFonts w:ascii="Arial" w:hAnsi="Arial" w:cs="Arial"/>
        </w:rPr>
        <w:t>employees,</w:t>
      </w:r>
      <w:r>
        <w:rPr>
          <w:rFonts w:ascii="Arial" w:hAnsi="Arial" w:cs="Arial"/>
        </w:rPr>
        <w:t xml:space="preserve"> agents,</w:t>
      </w:r>
      <w:r w:rsidR="0017603F" w:rsidRPr="00383220">
        <w:rPr>
          <w:rFonts w:ascii="Arial" w:hAnsi="Arial" w:cs="Arial"/>
        </w:rPr>
        <w:t xml:space="preserve"> or separate contractors at the </w:t>
      </w:r>
      <w:r w:rsidR="00007F09">
        <w:rPr>
          <w:rFonts w:ascii="Arial" w:hAnsi="Arial" w:cs="Arial"/>
        </w:rPr>
        <w:t>Site</w:t>
      </w:r>
      <w:r>
        <w:rPr>
          <w:rFonts w:ascii="Arial" w:hAnsi="Arial" w:cs="Arial"/>
        </w:rPr>
        <w:t xml:space="preserve"> related to the Materials and Equipment. </w:t>
      </w:r>
      <w:r w:rsidR="0017603F" w:rsidRPr="00383220">
        <w:rPr>
          <w:rFonts w:ascii="Arial" w:hAnsi="Arial" w:cs="Arial"/>
        </w:rPr>
        <w:t xml:space="preserve"> </w:t>
      </w:r>
    </w:p>
    <w:p w14:paraId="6A13274F" w14:textId="77777777" w:rsidR="005F78B3" w:rsidRDefault="005F78B3" w:rsidP="00C34F59">
      <w:pPr>
        <w:rPr>
          <w:rFonts w:ascii="Arial" w:hAnsi="Arial" w:cs="Arial"/>
        </w:rPr>
      </w:pPr>
    </w:p>
    <w:p w14:paraId="7BD7EC18" w14:textId="77777777" w:rsidR="005F78B3" w:rsidRPr="00AE4CDE" w:rsidRDefault="005F78B3" w:rsidP="00C34F59">
      <w:pPr>
        <w:rPr>
          <w:rFonts w:ascii="Arial" w:hAnsi="Arial" w:cs="Arial"/>
        </w:rPr>
      </w:pPr>
      <w:r>
        <w:rPr>
          <w:rFonts w:ascii="Arial" w:hAnsi="Arial" w:cs="Arial"/>
        </w:rPr>
        <w:t xml:space="preserve">Notwithstanding anything to the contrary in the Master Services Agreement, these Additional Terms and Conditions For Procurement shall govern the purchase of </w:t>
      </w:r>
      <w:r w:rsidR="0034228C">
        <w:rPr>
          <w:rFonts w:ascii="Arial" w:hAnsi="Arial" w:cs="Arial"/>
        </w:rPr>
        <w:t>Materials and Equipment</w:t>
      </w:r>
      <w:r>
        <w:rPr>
          <w:rFonts w:ascii="Arial" w:hAnsi="Arial" w:cs="Arial"/>
        </w:rPr>
        <w:t>.</w:t>
      </w:r>
    </w:p>
    <w:p w14:paraId="2589523A" w14:textId="77777777" w:rsidR="00C34F59" w:rsidRPr="00AE4CDE" w:rsidRDefault="00C34F59" w:rsidP="00C34F59">
      <w:pPr>
        <w:rPr>
          <w:rFonts w:ascii="Arial" w:hAnsi="Arial" w:cs="Arial"/>
        </w:rPr>
      </w:pPr>
    </w:p>
    <w:p w14:paraId="20243824" w14:textId="77777777" w:rsidR="00C34F59" w:rsidRPr="00AE4CDE" w:rsidRDefault="00DD374F" w:rsidP="00C34F59">
      <w:pPr>
        <w:rPr>
          <w:rFonts w:ascii="Arial" w:hAnsi="Arial" w:cs="Arial"/>
        </w:rPr>
      </w:pPr>
      <w:r w:rsidRPr="00AE4CDE">
        <w:rPr>
          <w:rFonts w:ascii="Arial" w:hAnsi="Arial" w:cs="Arial"/>
          <w:b/>
        </w:rPr>
        <w:t>2</w:t>
      </w:r>
      <w:r w:rsidR="00C34F59" w:rsidRPr="00AE4CDE">
        <w:rPr>
          <w:rFonts w:ascii="Arial" w:hAnsi="Arial" w:cs="Arial"/>
          <w:b/>
        </w:rPr>
        <w:t xml:space="preserve">. </w:t>
      </w:r>
      <w:r w:rsidR="00C34F59" w:rsidRPr="00AE4CDE">
        <w:rPr>
          <w:rFonts w:ascii="Arial" w:hAnsi="Arial" w:cs="Arial"/>
          <w:b/>
          <w:u w:val="single"/>
        </w:rPr>
        <w:t>SCHEDULE</w:t>
      </w:r>
      <w:r w:rsidR="00C34F59" w:rsidRPr="00AE4CDE">
        <w:rPr>
          <w:rFonts w:ascii="Arial" w:hAnsi="Arial" w:cs="Arial"/>
        </w:rPr>
        <w:t xml:space="preserve">: </w:t>
      </w:r>
      <w:r w:rsidR="00F047DF">
        <w:rPr>
          <w:rFonts w:ascii="Arial" w:hAnsi="Arial" w:cs="Arial"/>
        </w:rPr>
        <w:t>Contractor</w:t>
      </w:r>
      <w:r w:rsidRPr="00AE4CDE">
        <w:rPr>
          <w:rFonts w:ascii="Arial" w:hAnsi="Arial" w:cs="Arial"/>
        </w:rPr>
        <w:t xml:space="preserve"> shall endeavor to include </w:t>
      </w:r>
      <w:r w:rsidR="00F047DF">
        <w:rPr>
          <w:rFonts w:ascii="Arial" w:hAnsi="Arial" w:cs="Arial"/>
        </w:rPr>
        <w:t>Company</w:t>
      </w:r>
      <w:r w:rsidRPr="00AE4CDE">
        <w:rPr>
          <w:rFonts w:ascii="Arial" w:hAnsi="Arial" w:cs="Arial"/>
        </w:rPr>
        <w:t xml:space="preserve">’s schedule requirements in the </w:t>
      </w:r>
      <w:r w:rsidR="004B2B81">
        <w:rPr>
          <w:rFonts w:ascii="Arial" w:hAnsi="Arial" w:cs="Arial"/>
        </w:rPr>
        <w:t>contract</w:t>
      </w:r>
      <w:r w:rsidR="00CF1548" w:rsidRPr="00AE4CDE">
        <w:rPr>
          <w:rFonts w:ascii="Arial" w:hAnsi="Arial" w:cs="Arial"/>
        </w:rPr>
        <w:t>(</w:t>
      </w:r>
      <w:r w:rsidRPr="00AE4CDE">
        <w:rPr>
          <w:rFonts w:ascii="Arial" w:hAnsi="Arial" w:cs="Arial"/>
        </w:rPr>
        <w:t>s</w:t>
      </w:r>
      <w:r w:rsidR="00CF1548" w:rsidRPr="00AE4CDE">
        <w:rPr>
          <w:rFonts w:ascii="Arial" w:hAnsi="Arial" w:cs="Arial"/>
        </w:rPr>
        <w:t>)</w:t>
      </w:r>
      <w:r w:rsidRPr="00AE4CDE">
        <w:rPr>
          <w:rFonts w:ascii="Arial" w:hAnsi="Arial" w:cs="Arial"/>
        </w:rPr>
        <w:t xml:space="preserve"> </w:t>
      </w:r>
      <w:r w:rsidR="00F047DF">
        <w:rPr>
          <w:rFonts w:ascii="Arial" w:hAnsi="Arial" w:cs="Arial"/>
        </w:rPr>
        <w:t>Contractor</w:t>
      </w:r>
      <w:r w:rsidRPr="00AE4CDE">
        <w:rPr>
          <w:rFonts w:ascii="Arial" w:hAnsi="Arial" w:cs="Arial"/>
        </w:rPr>
        <w:t xml:space="preserve"> negotiates</w:t>
      </w:r>
      <w:r w:rsidR="00FC7029" w:rsidRPr="00AE4CDE">
        <w:rPr>
          <w:rFonts w:ascii="Arial" w:hAnsi="Arial" w:cs="Arial"/>
        </w:rPr>
        <w:t xml:space="preserve"> and executes</w:t>
      </w:r>
      <w:r w:rsidRPr="00AE4CDE">
        <w:rPr>
          <w:rFonts w:ascii="Arial" w:hAnsi="Arial" w:cs="Arial"/>
        </w:rPr>
        <w:t xml:space="preserve"> with its </w:t>
      </w:r>
      <w:r w:rsidR="00AE4F6C">
        <w:rPr>
          <w:rFonts w:ascii="Arial" w:hAnsi="Arial" w:cs="Arial"/>
        </w:rPr>
        <w:t>Vendor</w:t>
      </w:r>
      <w:r w:rsidRPr="00AE4CDE">
        <w:rPr>
          <w:rFonts w:ascii="Arial" w:hAnsi="Arial" w:cs="Arial"/>
        </w:rPr>
        <w:t xml:space="preserve"> for </w:t>
      </w:r>
      <w:r w:rsidR="00F96677">
        <w:rPr>
          <w:rFonts w:ascii="Arial" w:hAnsi="Arial" w:cs="Arial"/>
        </w:rPr>
        <w:t>Materials and Equipment</w:t>
      </w:r>
      <w:r w:rsidRPr="00AE4CDE">
        <w:rPr>
          <w:rFonts w:ascii="Arial" w:hAnsi="Arial" w:cs="Arial"/>
        </w:rPr>
        <w:t xml:space="preserve"> provided under </w:t>
      </w:r>
      <w:r w:rsidR="00E97328">
        <w:rPr>
          <w:rFonts w:ascii="Arial" w:hAnsi="Arial" w:cs="Arial"/>
        </w:rPr>
        <w:t>these Additional Terms And Conditions For Procurement</w:t>
      </w:r>
      <w:r w:rsidRPr="00AE4CDE">
        <w:rPr>
          <w:rFonts w:ascii="Arial" w:hAnsi="Arial" w:cs="Arial"/>
        </w:rPr>
        <w:t xml:space="preserve">.  </w:t>
      </w:r>
      <w:r w:rsidR="00887D9B">
        <w:rPr>
          <w:rFonts w:ascii="Arial" w:hAnsi="Arial" w:cs="Arial"/>
        </w:rPr>
        <w:t>Contractor</w:t>
      </w:r>
      <w:r w:rsidRPr="00AE4CDE">
        <w:rPr>
          <w:rFonts w:ascii="Arial" w:hAnsi="Arial" w:cs="Arial"/>
        </w:rPr>
        <w:t xml:space="preserve"> shall keep </w:t>
      </w:r>
      <w:r w:rsidR="00887D9B">
        <w:rPr>
          <w:rFonts w:ascii="Arial" w:hAnsi="Arial" w:cs="Arial"/>
        </w:rPr>
        <w:t>Company</w:t>
      </w:r>
      <w:r w:rsidRPr="00AE4CDE">
        <w:rPr>
          <w:rFonts w:ascii="Arial" w:hAnsi="Arial" w:cs="Arial"/>
        </w:rPr>
        <w:t xml:space="preserve"> informed of </w:t>
      </w:r>
      <w:r w:rsidR="00AE4F6C">
        <w:rPr>
          <w:rFonts w:ascii="Arial" w:hAnsi="Arial" w:cs="Arial"/>
        </w:rPr>
        <w:t>Vendor</w:t>
      </w:r>
      <w:r w:rsidRPr="00AE4CDE">
        <w:rPr>
          <w:rFonts w:ascii="Arial" w:hAnsi="Arial" w:cs="Arial"/>
        </w:rPr>
        <w:t xml:space="preserve"> delays as they become known to</w:t>
      </w:r>
      <w:r w:rsidR="00887D9B">
        <w:rPr>
          <w:rFonts w:ascii="Arial" w:hAnsi="Arial" w:cs="Arial"/>
        </w:rPr>
        <w:t xml:space="preserve"> Contractor</w:t>
      </w:r>
      <w:r w:rsidRPr="00AE4CDE">
        <w:rPr>
          <w:rFonts w:ascii="Arial" w:hAnsi="Arial" w:cs="Arial"/>
        </w:rPr>
        <w:t xml:space="preserve">.  </w:t>
      </w:r>
      <w:r w:rsidR="00887D9B">
        <w:rPr>
          <w:rFonts w:ascii="Arial" w:hAnsi="Arial" w:cs="Arial"/>
        </w:rPr>
        <w:t>Contractor</w:t>
      </w:r>
      <w:r w:rsidRPr="00AE4CDE">
        <w:rPr>
          <w:rFonts w:ascii="Arial" w:hAnsi="Arial" w:cs="Arial"/>
        </w:rPr>
        <w:t xml:space="preserve"> shall not have any independent liability or responsibility for delays associated with the late delivery of </w:t>
      </w:r>
      <w:r w:rsidR="00F96677">
        <w:rPr>
          <w:rFonts w:ascii="Arial" w:hAnsi="Arial" w:cs="Arial"/>
        </w:rPr>
        <w:t>Materials and Equipment</w:t>
      </w:r>
      <w:r w:rsidRPr="00AE4CDE">
        <w:rPr>
          <w:rFonts w:ascii="Arial" w:hAnsi="Arial" w:cs="Arial"/>
        </w:rPr>
        <w:t xml:space="preserve"> supplied under </w:t>
      </w:r>
      <w:r w:rsidR="00581E36" w:rsidRPr="00581E36">
        <w:rPr>
          <w:rFonts w:ascii="Arial" w:hAnsi="Arial" w:cs="Arial"/>
        </w:rPr>
        <w:t>these Additional Terms And Conditions For Procurement</w:t>
      </w:r>
      <w:r w:rsidR="004B2B81">
        <w:rPr>
          <w:rFonts w:ascii="Arial" w:hAnsi="Arial" w:cs="Arial"/>
        </w:rPr>
        <w:t xml:space="preserve"> to the extent caused by Vendor, </w:t>
      </w:r>
      <w:r w:rsidR="00887D9B">
        <w:rPr>
          <w:rFonts w:ascii="Arial" w:hAnsi="Arial" w:cs="Arial"/>
        </w:rPr>
        <w:t>Company</w:t>
      </w:r>
      <w:r w:rsidR="004B2B81">
        <w:rPr>
          <w:rFonts w:ascii="Arial" w:hAnsi="Arial" w:cs="Arial"/>
        </w:rPr>
        <w:t xml:space="preserve">, or other reasons beyond </w:t>
      </w:r>
      <w:r w:rsidR="00887D9B">
        <w:rPr>
          <w:rFonts w:ascii="Arial" w:hAnsi="Arial" w:cs="Arial"/>
        </w:rPr>
        <w:t>Contractor’s</w:t>
      </w:r>
      <w:r w:rsidR="004B2B81">
        <w:rPr>
          <w:rFonts w:ascii="Arial" w:hAnsi="Arial" w:cs="Arial"/>
        </w:rPr>
        <w:t xml:space="preserve"> control</w:t>
      </w:r>
      <w:r w:rsidRPr="00AE4CDE">
        <w:rPr>
          <w:rFonts w:ascii="Arial" w:hAnsi="Arial" w:cs="Arial"/>
        </w:rPr>
        <w:t>.</w:t>
      </w:r>
    </w:p>
    <w:p w14:paraId="288A71FB" w14:textId="77777777" w:rsidR="00D457A8" w:rsidRPr="00AE4CDE" w:rsidRDefault="00D457A8" w:rsidP="00C34F59">
      <w:pPr>
        <w:rPr>
          <w:rFonts w:ascii="Arial" w:hAnsi="Arial" w:cs="Arial"/>
        </w:rPr>
      </w:pPr>
    </w:p>
    <w:p w14:paraId="624366CC" w14:textId="77777777" w:rsidR="00D457A8" w:rsidRPr="00AE4CDE" w:rsidRDefault="00D457A8" w:rsidP="00C34F59">
      <w:pPr>
        <w:rPr>
          <w:rFonts w:ascii="Arial" w:hAnsi="Arial" w:cs="Arial"/>
          <w:b/>
        </w:rPr>
      </w:pPr>
      <w:r w:rsidRPr="00AE4CDE">
        <w:rPr>
          <w:rFonts w:ascii="Arial" w:hAnsi="Arial" w:cs="Arial"/>
          <w:b/>
        </w:rPr>
        <w:t xml:space="preserve">3. </w:t>
      </w:r>
      <w:r w:rsidRPr="00AE4CDE">
        <w:rPr>
          <w:rFonts w:ascii="Arial" w:hAnsi="Arial" w:cs="Arial"/>
          <w:b/>
          <w:u w:val="single"/>
        </w:rPr>
        <w:t>DELIVERY/INSPECTION</w:t>
      </w:r>
      <w:r w:rsidRPr="00AE4CDE">
        <w:rPr>
          <w:rFonts w:ascii="Arial" w:hAnsi="Arial" w:cs="Arial"/>
        </w:rPr>
        <w:t>:</w:t>
      </w:r>
      <w:r w:rsidRPr="00AE4CDE">
        <w:rPr>
          <w:rFonts w:ascii="Arial" w:hAnsi="Arial" w:cs="Arial"/>
          <w:b/>
        </w:rPr>
        <w:t xml:space="preserve"> </w:t>
      </w:r>
      <w:r w:rsidR="00F93BDD">
        <w:rPr>
          <w:rFonts w:ascii="Arial" w:hAnsi="Arial" w:cs="Arial"/>
        </w:rPr>
        <w:t>Company</w:t>
      </w:r>
      <w:r w:rsidRPr="00AE4CDE">
        <w:rPr>
          <w:rFonts w:ascii="Arial" w:hAnsi="Arial" w:cs="Arial"/>
        </w:rPr>
        <w:t xml:space="preserve"> shall inspect the </w:t>
      </w:r>
      <w:r w:rsidR="00F96677">
        <w:rPr>
          <w:rFonts w:ascii="Arial" w:hAnsi="Arial" w:cs="Arial"/>
        </w:rPr>
        <w:t>Materials and Equipment</w:t>
      </w:r>
      <w:r w:rsidRPr="00AE4CDE">
        <w:rPr>
          <w:rFonts w:ascii="Arial" w:hAnsi="Arial" w:cs="Arial"/>
        </w:rPr>
        <w:t xml:space="preserve"> </w:t>
      </w:r>
      <w:ins w:id="0" w:author="Canevari, John" w:date="2023-02-20T17:23:00Z">
        <w:r w:rsidR="00743192">
          <w:rPr>
            <w:rFonts w:ascii="Arial" w:hAnsi="Arial" w:cs="Arial"/>
          </w:rPr>
          <w:t xml:space="preserve">within seventy-two (72) hours of </w:t>
        </w:r>
      </w:ins>
      <w:del w:id="1" w:author="Canevari, John" w:date="2023-02-20T17:23:00Z">
        <w:r w:rsidRPr="00AE4CDE" w:rsidDel="00743192">
          <w:rPr>
            <w:rFonts w:ascii="Arial" w:hAnsi="Arial" w:cs="Arial"/>
          </w:rPr>
          <w:delText xml:space="preserve">upon </w:delText>
        </w:r>
      </w:del>
      <w:r w:rsidR="007B7F18" w:rsidRPr="00AE4CDE">
        <w:rPr>
          <w:rFonts w:ascii="Arial" w:hAnsi="Arial" w:cs="Arial"/>
        </w:rPr>
        <w:t>receipt at the agreed point of delivery</w:t>
      </w:r>
      <w:r w:rsidRPr="00AE4CDE">
        <w:rPr>
          <w:rFonts w:ascii="Arial" w:hAnsi="Arial" w:cs="Arial"/>
        </w:rPr>
        <w:t xml:space="preserve"> to confirm that all </w:t>
      </w:r>
      <w:r w:rsidR="00F96677">
        <w:rPr>
          <w:rFonts w:ascii="Arial" w:hAnsi="Arial" w:cs="Arial"/>
        </w:rPr>
        <w:t>Materials and Equipment</w:t>
      </w:r>
      <w:r w:rsidRPr="00AE4CDE">
        <w:rPr>
          <w:rFonts w:ascii="Arial" w:hAnsi="Arial" w:cs="Arial"/>
        </w:rPr>
        <w:t xml:space="preserve"> meet the applicable specifications</w:t>
      </w:r>
      <w:r w:rsidR="007B7F18" w:rsidRPr="00AE4CDE">
        <w:rPr>
          <w:rFonts w:ascii="Arial" w:hAnsi="Arial" w:cs="Arial"/>
        </w:rPr>
        <w:t xml:space="preserve"> in order to accept such </w:t>
      </w:r>
      <w:r w:rsidR="00F96677">
        <w:rPr>
          <w:rFonts w:ascii="Arial" w:hAnsi="Arial" w:cs="Arial"/>
        </w:rPr>
        <w:t>Materials and Equipment</w:t>
      </w:r>
      <w:r w:rsidRPr="00AE4CDE">
        <w:rPr>
          <w:rFonts w:ascii="Arial" w:hAnsi="Arial" w:cs="Arial"/>
        </w:rPr>
        <w:t xml:space="preserve">. </w:t>
      </w:r>
      <w:r w:rsidR="00F93BDD">
        <w:rPr>
          <w:rFonts w:ascii="Arial" w:hAnsi="Arial" w:cs="Arial"/>
        </w:rPr>
        <w:t>Company</w:t>
      </w:r>
      <w:r w:rsidR="00006226" w:rsidRPr="00AE4CDE">
        <w:rPr>
          <w:rFonts w:ascii="Arial" w:hAnsi="Arial" w:cs="Arial"/>
        </w:rPr>
        <w:t xml:space="preserve"> relieves </w:t>
      </w:r>
      <w:r w:rsidR="00F93BDD">
        <w:rPr>
          <w:rFonts w:ascii="Arial" w:hAnsi="Arial" w:cs="Arial"/>
        </w:rPr>
        <w:t>Contractor</w:t>
      </w:r>
      <w:r w:rsidR="00006226" w:rsidRPr="00AE4CDE">
        <w:rPr>
          <w:rFonts w:ascii="Arial" w:hAnsi="Arial" w:cs="Arial"/>
        </w:rPr>
        <w:t xml:space="preserve"> from all liability or claim arising from any </w:t>
      </w:r>
      <w:r w:rsidR="00AE4F6C">
        <w:rPr>
          <w:rFonts w:ascii="Arial" w:hAnsi="Arial" w:cs="Arial"/>
        </w:rPr>
        <w:t>Vendor</w:t>
      </w:r>
      <w:r w:rsidR="00006226" w:rsidRPr="00AE4CDE">
        <w:rPr>
          <w:rFonts w:ascii="Arial" w:hAnsi="Arial" w:cs="Arial"/>
        </w:rPr>
        <w:t>’s tender of non-conforming goods</w:t>
      </w:r>
      <w:r w:rsidR="007B7F18" w:rsidRPr="00AE4CDE">
        <w:rPr>
          <w:rFonts w:ascii="Arial" w:hAnsi="Arial" w:cs="Arial"/>
        </w:rPr>
        <w:t xml:space="preserve">, whether such </w:t>
      </w:r>
      <w:r w:rsidR="00F96677">
        <w:rPr>
          <w:rFonts w:ascii="Arial" w:hAnsi="Arial" w:cs="Arial"/>
        </w:rPr>
        <w:t>Materials and Equipment</w:t>
      </w:r>
      <w:r w:rsidR="007B7F18" w:rsidRPr="00AE4CDE">
        <w:rPr>
          <w:rFonts w:ascii="Arial" w:hAnsi="Arial" w:cs="Arial"/>
        </w:rPr>
        <w:t xml:space="preserve"> are rejected upon receipt or the non-conformance is later discovered, and such liability is solely with the </w:t>
      </w:r>
      <w:r w:rsidR="00AE4F6C">
        <w:rPr>
          <w:rFonts w:ascii="Arial" w:hAnsi="Arial" w:cs="Arial"/>
        </w:rPr>
        <w:t>Vendor</w:t>
      </w:r>
      <w:r w:rsidR="00006226" w:rsidRPr="00AE4CDE">
        <w:rPr>
          <w:rFonts w:ascii="Arial" w:hAnsi="Arial" w:cs="Arial"/>
        </w:rPr>
        <w:t>.</w:t>
      </w:r>
    </w:p>
    <w:p w14:paraId="4ECB9E4A" w14:textId="77777777" w:rsidR="00C34F59" w:rsidRPr="00AE4CDE" w:rsidRDefault="00C34F59" w:rsidP="00C34F59">
      <w:pPr>
        <w:rPr>
          <w:rFonts w:ascii="Arial" w:hAnsi="Arial" w:cs="Arial"/>
        </w:rPr>
      </w:pPr>
    </w:p>
    <w:p w14:paraId="74845239" w14:textId="77777777" w:rsidR="00C34F59" w:rsidRPr="00923C00" w:rsidRDefault="00D457A8" w:rsidP="00C34F59">
      <w:pPr>
        <w:rPr>
          <w:rFonts w:ascii="Arial" w:hAnsi="Arial" w:cs="Arial"/>
        </w:rPr>
      </w:pPr>
      <w:r w:rsidRPr="00AE4CDE">
        <w:rPr>
          <w:rFonts w:ascii="Arial" w:hAnsi="Arial" w:cs="Arial"/>
          <w:b/>
        </w:rPr>
        <w:t>4</w:t>
      </w:r>
      <w:r w:rsidR="00C34F59" w:rsidRPr="00AE4CDE">
        <w:rPr>
          <w:rFonts w:ascii="Arial" w:hAnsi="Arial" w:cs="Arial"/>
          <w:b/>
        </w:rPr>
        <w:t xml:space="preserve">. </w:t>
      </w:r>
      <w:r w:rsidR="00C34F59" w:rsidRPr="00AE4CDE">
        <w:rPr>
          <w:rFonts w:ascii="Arial" w:hAnsi="Arial" w:cs="Arial"/>
          <w:b/>
          <w:u w:val="single"/>
        </w:rPr>
        <w:t>PASSAGE OF TITLE, DELIVERY</w:t>
      </w:r>
      <w:r w:rsidR="00105D55" w:rsidRPr="00AE4CDE">
        <w:rPr>
          <w:rFonts w:ascii="Arial" w:hAnsi="Arial" w:cs="Arial"/>
          <w:b/>
          <w:u w:val="single"/>
        </w:rPr>
        <w:t>,</w:t>
      </w:r>
      <w:r w:rsidR="00C34F59" w:rsidRPr="00AE4CDE">
        <w:rPr>
          <w:rFonts w:ascii="Arial" w:hAnsi="Arial" w:cs="Arial"/>
          <w:b/>
          <w:u w:val="single"/>
        </w:rPr>
        <w:t xml:space="preserve"> AND RISK OF LOSS</w:t>
      </w:r>
      <w:r w:rsidR="00C34F59" w:rsidRPr="00AE4CDE">
        <w:rPr>
          <w:rFonts w:ascii="Arial" w:hAnsi="Arial" w:cs="Arial"/>
        </w:rPr>
        <w:t xml:space="preserve">: Title shall pass to </w:t>
      </w:r>
      <w:r w:rsidR="00664DAD">
        <w:rPr>
          <w:rFonts w:ascii="Arial" w:hAnsi="Arial" w:cs="Arial"/>
        </w:rPr>
        <w:t>Company</w:t>
      </w:r>
      <w:r w:rsidR="00C34F59" w:rsidRPr="00AE4CDE">
        <w:rPr>
          <w:rFonts w:ascii="Arial" w:hAnsi="Arial" w:cs="Arial"/>
        </w:rPr>
        <w:t xml:space="preserve"> upon</w:t>
      </w:r>
      <w:r w:rsidR="007F0B19" w:rsidRPr="00AE4CDE">
        <w:rPr>
          <w:rFonts w:ascii="Arial" w:hAnsi="Arial" w:cs="Arial"/>
        </w:rPr>
        <w:t xml:space="preserve"> </w:t>
      </w:r>
      <w:r w:rsidR="00CD68BA" w:rsidRPr="00AE4CDE">
        <w:rPr>
          <w:rFonts w:ascii="Arial" w:hAnsi="Arial" w:cs="Arial"/>
        </w:rPr>
        <w:t xml:space="preserve">the earlier of delivery or </w:t>
      </w:r>
      <w:r w:rsidR="00664DAD">
        <w:rPr>
          <w:rFonts w:ascii="Arial" w:hAnsi="Arial" w:cs="Arial"/>
        </w:rPr>
        <w:t>Contractor</w:t>
      </w:r>
      <w:r w:rsidR="007F0B19" w:rsidRPr="00AE4CDE">
        <w:rPr>
          <w:rFonts w:ascii="Arial" w:hAnsi="Arial" w:cs="Arial"/>
        </w:rPr>
        <w:t xml:space="preserve">’s payment for </w:t>
      </w:r>
      <w:r w:rsidR="00C34F59" w:rsidRPr="00AE4CDE">
        <w:rPr>
          <w:rFonts w:ascii="Arial" w:hAnsi="Arial" w:cs="Arial"/>
        </w:rPr>
        <w:t xml:space="preserve">the </w:t>
      </w:r>
      <w:r w:rsidR="00F96677">
        <w:rPr>
          <w:rFonts w:ascii="Arial" w:hAnsi="Arial" w:cs="Arial"/>
        </w:rPr>
        <w:t>Materials and Equipment</w:t>
      </w:r>
      <w:r w:rsidR="007F0B19" w:rsidRPr="00AE4CDE">
        <w:rPr>
          <w:rFonts w:ascii="Arial" w:hAnsi="Arial" w:cs="Arial"/>
        </w:rPr>
        <w:t xml:space="preserve">.  </w:t>
      </w:r>
      <w:r w:rsidR="00664DAD">
        <w:rPr>
          <w:rFonts w:ascii="Arial" w:hAnsi="Arial" w:cs="Arial"/>
        </w:rPr>
        <w:t>Company</w:t>
      </w:r>
      <w:r w:rsidR="00D7140A" w:rsidRPr="00AE4CDE">
        <w:rPr>
          <w:rFonts w:ascii="Arial" w:hAnsi="Arial" w:cs="Arial"/>
        </w:rPr>
        <w:t xml:space="preserve"> shall</w:t>
      </w:r>
      <w:r w:rsidR="007F0B19" w:rsidRPr="00AE4CDE">
        <w:rPr>
          <w:rFonts w:ascii="Arial" w:hAnsi="Arial" w:cs="Arial"/>
        </w:rPr>
        <w:t xml:space="preserve"> execute documents provided by </w:t>
      </w:r>
      <w:r w:rsidR="00664DAD">
        <w:rPr>
          <w:rFonts w:ascii="Arial" w:hAnsi="Arial" w:cs="Arial"/>
        </w:rPr>
        <w:t>Contractor</w:t>
      </w:r>
      <w:r w:rsidR="007F0B19" w:rsidRPr="00AE4CDE">
        <w:rPr>
          <w:rFonts w:ascii="Arial" w:hAnsi="Arial" w:cs="Arial"/>
        </w:rPr>
        <w:t xml:space="preserve"> at the time of delivery of the </w:t>
      </w:r>
      <w:r w:rsidR="00F96677">
        <w:rPr>
          <w:rFonts w:ascii="Arial" w:hAnsi="Arial" w:cs="Arial"/>
        </w:rPr>
        <w:t>Materials and Equipment</w:t>
      </w:r>
      <w:r w:rsidR="007F0B19" w:rsidRPr="00AE4CDE">
        <w:rPr>
          <w:rFonts w:ascii="Arial" w:hAnsi="Arial" w:cs="Arial"/>
        </w:rPr>
        <w:t xml:space="preserve"> necessary to evidence delivery of the same</w:t>
      </w:r>
      <w:r w:rsidR="00DB340D" w:rsidRPr="00AE4CDE">
        <w:rPr>
          <w:rFonts w:ascii="Arial" w:hAnsi="Arial" w:cs="Arial"/>
        </w:rPr>
        <w:t xml:space="preserve"> and </w:t>
      </w:r>
      <w:r w:rsidR="00664DAD">
        <w:rPr>
          <w:rFonts w:ascii="Arial" w:hAnsi="Arial" w:cs="Arial"/>
        </w:rPr>
        <w:t>Company</w:t>
      </w:r>
      <w:r w:rsidR="00DB340D" w:rsidRPr="00AE4CDE">
        <w:rPr>
          <w:rFonts w:ascii="Arial" w:hAnsi="Arial" w:cs="Arial"/>
        </w:rPr>
        <w:t>’s acceptance</w:t>
      </w:r>
      <w:r w:rsidR="00E6417F" w:rsidRPr="00AE4CDE">
        <w:rPr>
          <w:rFonts w:ascii="Arial" w:hAnsi="Arial" w:cs="Arial"/>
        </w:rPr>
        <w:t xml:space="preserve"> of the </w:t>
      </w:r>
      <w:r w:rsidR="00F96677">
        <w:rPr>
          <w:rFonts w:ascii="Arial" w:hAnsi="Arial" w:cs="Arial"/>
        </w:rPr>
        <w:t>Materials and Equipment</w:t>
      </w:r>
      <w:r w:rsidR="007F0B19" w:rsidRPr="00AE4CDE">
        <w:rPr>
          <w:rFonts w:ascii="Arial" w:hAnsi="Arial" w:cs="Arial"/>
        </w:rPr>
        <w:t xml:space="preserve">. </w:t>
      </w:r>
      <w:r w:rsidR="00C34F59" w:rsidRPr="00AE4CDE">
        <w:rPr>
          <w:rFonts w:ascii="Arial" w:hAnsi="Arial" w:cs="Arial"/>
        </w:rPr>
        <w:t xml:space="preserve"> </w:t>
      </w:r>
      <w:r w:rsidR="00664DAD">
        <w:rPr>
          <w:rFonts w:ascii="Arial" w:hAnsi="Arial" w:cs="Arial"/>
        </w:rPr>
        <w:t>Contractor</w:t>
      </w:r>
      <w:r w:rsidR="007F0B19" w:rsidRPr="00AE4CDE">
        <w:rPr>
          <w:rFonts w:ascii="Arial" w:hAnsi="Arial" w:cs="Arial"/>
        </w:rPr>
        <w:t xml:space="preserve"> shall have no care, custody</w:t>
      </w:r>
      <w:r w:rsidR="007B7F18" w:rsidRPr="00AE4CDE">
        <w:rPr>
          <w:rFonts w:ascii="Arial" w:hAnsi="Arial" w:cs="Arial"/>
        </w:rPr>
        <w:t>,</w:t>
      </w:r>
      <w:r w:rsidR="007F0B19" w:rsidRPr="00AE4CDE">
        <w:rPr>
          <w:rFonts w:ascii="Arial" w:hAnsi="Arial" w:cs="Arial"/>
        </w:rPr>
        <w:t xml:space="preserve"> and control</w:t>
      </w:r>
      <w:r w:rsidR="007B7F18" w:rsidRPr="00AE4CDE">
        <w:rPr>
          <w:rFonts w:ascii="Arial" w:hAnsi="Arial" w:cs="Arial"/>
        </w:rPr>
        <w:t xml:space="preserve"> </w:t>
      </w:r>
      <w:r w:rsidR="00CF1548" w:rsidRPr="00AE4CDE">
        <w:rPr>
          <w:rFonts w:ascii="Arial" w:hAnsi="Arial" w:cs="Arial"/>
        </w:rPr>
        <w:t>and no</w:t>
      </w:r>
      <w:r w:rsidR="007B7F18" w:rsidRPr="00AE4CDE">
        <w:rPr>
          <w:rFonts w:ascii="Arial" w:hAnsi="Arial" w:cs="Arial"/>
        </w:rPr>
        <w:t xml:space="preserve"> risk of loss</w:t>
      </w:r>
      <w:r w:rsidR="007F0B19" w:rsidRPr="00AE4CDE">
        <w:rPr>
          <w:rFonts w:ascii="Arial" w:hAnsi="Arial" w:cs="Arial"/>
        </w:rPr>
        <w:t xml:space="preserve"> responsibility for the </w:t>
      </w:r>
      <w:r w:rsidR="00F96677">
        <w:rPr>
          <w:rFonts w:ascii="Arial" w:hAnsi="Arial" w:cs="Arial"/>
        </w:rPr>
        <w:t>Materials and Equipment</w:t>
      </w:r>
      <w:r w:rsidR="007F0B19" w:rsidRPr="00AE4CDE">
        <w:rPr>
          <w:rFonts w:ascii="Arial" w:hAnsi="Arial" w:cs="Arial"/>
        </w:rPr>
        <w:t xml:space="preserve"> after delivery</w:t>
      </w:r>
      <w:r w:rsidR="00CF1548" w:rsidRPr="00AE4CDE">
        <w:rPr>
          <w:rFonts w:ascii="Arial" w:hAnsi="Arial" w:cs="Arial"/>
        </w:rPr>
        <w:t>,</w:t>
      </w:r>
      <w:r w:rsidR="007F0B19" w:rsidRPr="00AE4CDE">
        <w:rPr>
          <w:rFonts w:ascii="Arial" w:hAnsi="Arial" w:cs="Arial"/>
        </w:rPr>
        <w:t xml:space="preserve"> and all of these risks</w:t>
      </w:r>
      <w:r w:rsidRPr="00AE4CDE">
        <w:rPr>
          <w:rFonts w:ascii="Arial" w:hAnsi="Arial" w:cs="Arial"/>
        </w:rPr>
        <w:t xml:space="preserve"> </w:t>
      </w:r>
      <w:r w:rsidR="007F0B19" w:rsidRPr="00AE4CDE">
        <w:rPr>
          <w:rFonts w:ascii="Arial" w:hAnsi="Arial" w:cs="Arial"/>
        </w:rPr>
        <w:t xml:space="preserve">shall be borne by </w:t>
      </w:r>
      <w:r w:rsidR="00664DAD">
        <w:rPr>
          <w:rFonts w:ascii="Arial" w:hAnsi="Arial" w:cs="Arial"/>
        </w:rPr>
        <w:t>Company</w:t>
      </w:r>
      <w:r w:rsidR="007F0B19" w:rsidRPr="00AE4CDE">
        <w:rPr>
          <w:rFonts w:ascii="Arial" w:hAnsi="Arial" w:cs="Arial"/>
        </w:rPr>
        <w:t xml:space="preserve"> upon delivery of the </w:t>
      </w:r>
      <w:r w:rsidR="00F96677">
        <w:rPr>
          <w:rFonts w:ascii="Arial" w:hAnsi="Arial" w:cs="Arial"/>
        </w:rPr>
        <w:t>Materials and Equipment</w:t>
      </w:r>
      <w:r w:rsidR="007F0B19" w:rsidRPr="00AE4CDE">
        <w:rPr>
          <w:rFonts w:ascii="Arial" w:hAnsi="Arial" w:cs="Arial"/>
        </w:rPr>
        <w:t xml:space="preserve"> to the </w:t>
      </w:r>
      <w:r w:rsidR="007B7F18" w:rsidRPr="00AE4CDE">
        <w:rPr>
          <w:rFonts w:ascii="Arial" w:hAnsi="Arial" w:cs="Arial"/>
        </w:rPr>
        <w:t>site or other agreed point of delivery</w:t>
      </w:r>
      <w:r w:rsidR="00DB340D" w:rsidRPr="00AE4CDE">
        <w:rPr>
          <w:rFonts w:ascii="Arial" w:hAnsi="Arial" w:cs="Arial"/>
        </w:rPr>
        <w:t>.</w:t>
      </w:r>
      <w:r w:rsidR="0017603F">
        <w:rPr>
          <w:rFonts w:ascii="Arial" w:hAnsi="Arial" w:cs="Arial"/>
        </w:rPr>
        <w:t xml:space="preserve">  </w:t>
      </w:r>
      <w:r w:rsidR="00664DAD">
        <w:rPr>
          <w:rFonts w:ascii="Arial" w:hAnsi="Arial" w:cs="Arial"/>
          <w:iCs/>
        </w:rPr>
        <w:t>Company</w:t>
      </w:r>
      <w:r w:rsidR="00923C00" w:rsidRPr="00923C00">
        <w:rPr>
          <w:rFonts w:ascii="Arial" w:hAnsi="Arial" w:cs="Arial"/>
          <w:iCs/>
        </w:rPr>
        <w:t xml:space="preserve"> and </w:t>
      </w:r>
      <w:r w:rsidR="00664DAD">
        <w:rPr>
          <w:rFonts w:ascii="Arial" w:hAnsi="Arial" w:cs="Arial"/>
          <w:iCs/>
        </w:rPr>
        <w:t>Contractor</w:t>
      </w:r>
      <w:r w:rsidR="00923C00" w:rsidRPr="00923C00">
        <w:rPr>
          <w:rFonts w:ascii="Arial" w:hAnsi="Arial" w:cs="Arial"/>
        </w:rPr>
        <w:t xml:space="preserve"> waive all rights against each other and their officers, directors, agents, or employees for damage covered by property insurance (including self-insurance) during and after the completion of</w:t>
      </w:r>
      <w:r w:rsidR="00664DAD">
        <w:rPr>
          <w:rFonts w:ascii="Arial" w:hAnsi="Arial" w:cs="Arial"/>
        </w:rPr>
        <w:t xml:space="preserve"> Contractor</w:t>
      </w:r>
      <w:r w:rsidR="00923C00" w:rsidRPr="00923C00">
        <w:rPr>
          <w:rFonts w:ascii="Arial" w:hAnsi="Arial" w:cs="Arial"/>
        </w:rPr>
        <w:t>’s procurement services.</w:t>
      </w:r>
    </w:p>
    <w:p w14:paraId="135350A4" w14:textId="77777777" w:rsidR="00C34F59" w:rsidRPr="00AE4CDE" w:rsidRDefault="00C34F59" w:rsidP="00C34F59">
      <w:pPr>
        <w:rPr>
          <w:rFonts w:ascii="Arial" w:hAnsi="Arial" w:cs="Arial"/>
        </w:rPr>
      </w:pPr>
    </w:p>
    <w:p w14:paraId="7E4967D6" w14:textId="77777777" w:rsidR="00C34F59" w:rsidRPr="00AE4CDE" w:rsidRDefault="00D457A8" w:rsidP="00C34F59">
      <w:pPr>
        <w:rPr>
          <w:rFonts w:ascii="Arial" w:hAnsi="Arial" w:cs="Arial"/>
        </w:rPr>
      </w:pPr>
      <w:r w:rsidRPr="00AE4CDE">
        <w:rPr>
          <w:rFonts w:ascii="Arial" w:hAnsi="Arial" w:cs="Arial"/>
          <w:b/>
        </w:rPr>
        <w:t>5</w:t>
      </w:r>
      <w:r w:rsidR="00C34F59" w:rsidRPr="00AE4CDE">
        <w:rPr>
          <w:rFonts w:ascii="Arial" w:hAnsi="Arial" w:cs="Arial"/>
          <w:b/>
        </w:rPr>
        <w:t xml:space="preserve">. </w:t>
      </w:r>
      <w:r w:rsidR="00C34F59" w:rsidRPr="00AE4CDE">
        <w:rPr>
          <w:rFonts w:ascii="Arial" w:hAnsi="Arial" w:cs="Arial"/>
          <w:b/>
          <w:u w:val="single"/>
        </w:rPr>
        <w:t>INVOICES</w:t>
      </w:r>
      <w:r w:rsidR="00DB340D" w:rsidRPr="00AE4CDE">
        <w:rPr>
          <w:rFonts w:ascii="Arial" w:hAnsi="Arial" w:cs="Arial"/>
          <w:b/>
          <w:u w:val="single"/>
        </w:rPr>
        <w:t xml:space="preserve"> AND PAYMENT</w:t>
      </w:r>
      <w:r w:rsidR="00105D55" w:rsidRPr="00AE4CDE">
        <w:rPr>
          <w:rFonts w:ascii="Arial" w:hAnsi="Arial" w:cs="Arial"/>
          <w:b/>
          <w:u w:val="single"/>
        </w:rPr>
        <w:t>; CANCELLATION</w:t>
      </w:r>
      <w:r w:rsidR="00FD4117">
        <w:rPr>
          <w:rFonts w:ascii="Arial" w:hAnsi="Arial" w:cs="Arial"/>
          <w:b/>
          <w:u w:val="single"/>
        </w:rPr>
        <w:t>; TAXES</w:t>
      </w:r>
      <w:r w:rsidR="00C34F59" w:rsidRPr="00AE4CDE">
        <w:rPr>
          <w:rFonts w:ascii="Arial" w:hAnsi="Arial" w:cs="Arial"/>
        </w:rPr>
        <w:t xml:space="preserve">: </w:t>
      </w:r>
      <w:r w:rsidR="004B2B81">
        <w:rPr>
          <w:rFonts w:ascii="Arial" w:hAnsi="Arial" w:cs="Arial"/>
        </w:rPr>
        <w:t xml:space="preserve">Unless otherwise agreed in the </w:t>
      </w:r>
      <w:r w:rsidR="004262CF">
        <w:rPr>
          <w:rFonts w:ascii="Arial" w:hAnsi="Arial" w:cs="Arial"/>
        </w:rPr>
        <w:t>Individual Release</w:t>
      </w:r>
      <w:r w:rsidR="004B2B81">
        <w:rPr>
          <w:rFonts w:ascii="Arial" w:hAnsi="Arial" w:cs="Arial"/>
        </w:rPr>
        <w:t xml:space="preserve">, </w:t>
      </w:r>
      <w:r w:rsidR="004262CF">
        <w:rPr>
          <w:rFonts w:ascii="Arial" w:hAnsi="Arial" w:cs="Arial"/>
        </w:rPr>
        <w:t>Contractor</w:t>
      </w:r>
      <w:r w:rsidR="00DB340D" w:rsidRPr="00AE4CDE">
        <w:rPr>
          <w:rFonts w:ascii="Arial" w:hAnsi="Arial" w:cs="Arial"/>
        </w:rPr>
        <w:t xml:space="preserve"> shall invoice </w:t>
      </w:r>
      <w:r w:rsidR="004262CF">
        <w:rPr>
          <w:rFonts w:ascii="Arial" w:hAnsi="Arial" w:cs="Arial"/>
        </w:rPr>
        <w:t>Company</w:t>
      </w:r>
      <w:r w:rsidR="00DB340D" w:rsidRPr="00AE4CDE">
        <w:rPr>
          <w:rFonts w:ascii="Arial" w:hAnsi="Arial" w:cs="Arial"/>
        </w:rPr>
        <w:t xml:space="preserve"> for </w:t>
      </w:r>
      <w:r w:rsidR="00F96677">
        <w:rPr>
          <w:rFonts w:ascii="Arial" w:hAnsi="Arial" w:cs="Arial"/>
        </w:rPr>
        <w:t>Materials and Equipment</w:t>
      </w:r>
      <w:r w:rsidR="00DB340D" w:rsidRPr="00AE4CDE">
        <w:rPr>
          <w:rFonts w:ascii="Arial" w:hAnsi="Arial" w:cs="Arial"/>
        </w:rPr>
        <w:t xml:space="preserve"> after delivery</w:t>
      </w:r>
      <w:r w:rsidR="00452660" w:rsidRPr="00AE4CDE">
        <w:rPr>
          <w:rFonts w:ascii="Arial" w:hAnsi="Arial" w:cs="Arial"/>
        </w:rPr>
        <w:t xml:space="preserve"> and </w:t>
      </w:r>
      <w:r w:rsidR="004262CF">
        <w:rPr>
          <w:rFonts w:ascii="Arial" w:hAnsi="Arial" w:cs="Arial"/>
        </w:rPr>
        <w:t>Company</w:t>
      </w:r>
      <w:r w:rsidR="00452660" w:rsidRPr="00AE4CDE">
        <w:rPr>
          <w:rFonts w:ascii="Arial" w:hAnsi="Arial" w:cs="Arial"/>
        </w:rPr>
        <w:t xml:space="preserve"> shall make payment for the same in accordance with the payment terms of the </w:t>
      </w:r>
      <w:r w:rsidR="004262CF">
        <w:rPr>
          <w:rFonts w:ascii="Arial" w:hAnsi="Arial" w:cs="Arial"/>
        </w:rPr>
        <w:t>Master Services Agreement</w:t>
      </w:r>
      <w:r w:rsidR="00452660" w:rsidRPr="00AE4CDE">
        <w:rPr>
          <w:rFonts w:ascii="Arial" w:hAnsi="Arial" w:cs="Arial"/>
        </w:rPr>
        <w:t>.  I</w:t>
      </w:r>
      <w:r w:rsidR="00DB340D" w:rsidRPr="00AE4CDE">
        <w:rPr>
          <w:rFonts w:ascii="Arial" w:hAnsi="Arial" w:cs="Arial"/>
        </w:rPr>
        <w:t>f</w:t>
      </w:r>
      <w:r w:rsidR="008D65DD">
        <w:rPr>
          <w:rFonts w:ascii="Arial" w:hAnsi="Arial" w:cs="Arial"/>
        </w:rPr>
        <w:t>, however,</w:t>
      </w:r>
      <w:r w:rsidR="00DB340D" w:rsidRPr="00AE4CDE">
        <w:rPr>
          <w:rFonts w:ascii="Arial" w:hAnsi="Arial" w:cs="Arial"/>
        </w:rPr>
        <w:t xml:space="preserve"> a </w:t>
      </w:r>
      <w:r w:rsidR="00AE4F6C">
        <w:rPr>
          <w:rFonts w:ascii="Arial" w:hAnsi="Arial" w:cs="Arial"/>
        </w:rPr>
        <w:t>Vendor</w:t>
      </w:r>
      <w:r w:rsidR="00DB340D" w:rsidRPr="00AE4CDE">
        <w:rPr>
          <w:rFonts w:ascii="Arial" w:hAnsi="Arial" w:cs="Arial"/>
        </w:rPr>
        <w:t xml:space="preserve"> requires payment or partial payment prior to </w:t>
      </w:r>
      <w:r w:rsidR="00452660" w:rsidRPr="00AE4CDE">
        <w:rPr>
          <w:rFonts w:ascii="Arial" w:hAnsi="Arial" w:cs="Arial"/>
        </w:rPr>
        <w:t>delivery</w:t>
      </w:r>
      <w:r w:rsidR="00DB340D" w:rsidRPr="00AE4CDE">
        <w:rPr>
          <w:rFonts w:ascii="Arial" w:hAnsi="Arial" w:cs="Arial"/>
        </w:rPr>
        <w:t xml:space="preserve">, </w:t>
      </w:r>
      <w:r w:rsidR="004262CF">
        <w:rPr>
          <w:rFonts w:ascii="Arial" w:hAnsi="Arial" w:cs="Arial"/>
        </w:rPr>
        <w:t>Contractor</w:t>
      </w:r>
      <w:r w:rsidR="00DB340D" w:rsidRPr="00AE4CDE">
        <w:rPr>
          <w:rFonts w:ascii="Arial" w:hAnsi="Arial" w:cs="Arial"/>
        </w:rPr>
        <w:t xml:space="preserve"> shall invoice and </w:t>
      </w:r>
      <w:r w:rsidR="004262CF">
        <w:rPr>
          <w:rFonts w:ascii="Arial" w:hAnsi="Arial" w:cs="Arial"/>
        </w:rPr>
        <w:t>Company</w:t>
      </w:r>
      <w:r w:rsidR="00DB340D" w:rsidRPr="00AE4CDE">
        <w:rPr>
          <w:rFonts w:ascii="Arial" w:hAnsi="Arial" w:cs="Arial"/>
        </w:rPr>
        <w:t xml:space="preserve"> shall pay such invoices in the time necessary to meet </w:t>
      </w:r>
      <w:r w:rsidR="004262CF">
        <w:rPr>
          <w:rFonts w:ascii="Arial" w:hAnsi="Arial" w:cs="Arial"/>
        </w:rPr>
        <w:t>Company</w:t>
      </w:r>
      <w:r w:rsidR="00DB340D" w:rsidRPr="00AE4CDE">
        <w:rPr>
          <w:rFonts w:ascii="Arial" w:hAnsi="Arial" w:cs="Arial"/>
        </w:rPr>
        <w:t xml:space="preserve">’s delivery requirements.  It is the intent of the parties that </w:t>
      </w:r>
      <w:r w:rsidR="004262CF">
        <w:rPr>
          <w:rFonts w:ascii="Arial" w:hAnsi="Arial" w:cs="Arial"/>
        </w:rPr>
        <w:t>Contractor</w:t>
      </w:r>
      <w:r w:rsidR="00DB340D" w:rsidRPr="00AE4CDE">
        <w:rPr>
          <w:rFonts w:ascii="Arial" w:hAnsi="Arial" w:cs="Arial"/>
        </w:rPr>
        <w:t xml:space="preserve"> shall not operate in a cash negative position with regard to </w:t>
      </w:r>
      <w:r w:rsidR="00F96677" w:rsidRPr="003624F4">
        <w:rPr>
          <w:rFonts w:ascii="Arial" w:hAnsi="Arial" w:cs="Arial"/>
        </w:rPr>
        <w:t>Materials and Equipment</w:t>
      </w:r>
      <w:r w:rsidR="00DB340D" w:rsidRPr="003624F4">
        <w:rPr>
          <w:rFonts w:ascii="Arial" w:hAnsi="Arial" w:cs="Arial"/>
        </w:rPr>
        <w:t xml:space="preserve"> requested by </w:t>
      </w:r>
      <w:r w:rsidR="004262CF" w:rsidRPr="003624F4">
        <w:rPr>
          <w:rFonts w:ascii="Arial" w:hAnsi="Arial" w:cs="Arial"/>
        </w:rPr>
        <w:t>Company</w:t>
      </w:r>
      <w:r w:rsidR="006E1C8E" w:rsidRPr="003624F4">
        <w:rPr>
          <w:rFonts w:ascii="Arial" w:hAnsi="Arial" w:cs="Arial"/>
        </w:rPr>
        <w:t>,</w:t>
      </w:r>
      <w:r w:rsidR="00DB340D" w:rsidRPr="003624F4">
        <w:rPr>
          <w:rFonts w:ascii="Arial" w:hAnsi="Arial" w:cs="Arial"/>
        </w:rPr>
        <w:t xml:space="preserve"> and that </w:t>
      </w:r>
      <w:r w:rsidR="004262CF" w:rsidRPr="003624F4">
        <w:rPr>
          <w:rFonts w:ascii="Arial" w:hAnsi="Arial" w:cs="Arial"/>
        </w:rPr>
        <w:t>Company</w:t>
      </w:r>
      <w:r w:rsidR="00DB340D" w:rsidRPr="003624F4">
        <w:rPr>
          <w:rFonts w:ascii="Arial" w:hAnsi="Arial" w:cs="Arial"/>
        </w:rPr>
        <w:t xml:space="preserve"> will make payment in a time and manner to facilitate </w:t>
      </w:r>
      <w:r w:rsidR="004262CF" w:rsidRPr="003624F4">
        <w:rPr>
          <w:rFonts w:ascii="Arial" w:hAnsi="Arial" w:cs="Arial"/>
        </w:rPr>
        <w:t>Contractor</w:t>
      </w:r>
      <w:r w:rsidR="00DB340D" w:rsidRPr="003624F4">
        <w:rPr>
          <w:rFonts w:ascii="Arial" w:hAnsi="Arial" w:cs="Arial"/>
        </w:rPr>
        <w:t xml:space="preserve">’s payment obligations to its </w:t>
      </w:r>
      <w:r w:rsidR="00AE4F6C" w:rsidRPr="003624F4">
        <w:rPr>
          <w:rFonts w:ascii="Arial" w:hAnsi="Arial" w:cs="Arial"/>
        </w:rPr>
        <w:t>Vendor</w:t>
      </w:r>
      <w:r w:rsidR="00DB340D" w:rsidRPr="003624F4">
        <w:rPr>
          <w:rFonts w:ascii="Arial" w:hAnsi="Arial" w:cs="Arial"/>
        </w:rPr>
        <w:t>.</w:t>
      </w:r>
      <w:r w:rsidR="00F91E70" w:rsidRPr="003624F4">
        <w:rPr>
          <w:rFonts w:ascii="Arial" w:hAnsi="Arial" w:cs="Arial"/>
        </w:rPr>
        <w:t xml:space="preserve"> The markup that Contractor shall apply to all Materials and Equipment is 11%.</w:t>
      </w:r>
    </w:p>
    <w:p w14:paraId="612168C9" w14:textId="77777777" w:rsidR="004967DC" w:rsidRPr="00AE4CDE" w:rsidRDefault="004967DC" w:rsidP="00C34F59">
      <w:pPr>
        <w:rPr>
          <w:rFonts w:ascii="Arial" w:hAnsi="Arial" w:cs="Arial"/>
        </w:rPr>
      </w:pPr>
    </w:p>
    <w:p w14:paraId="59BDE486" w14:textId="77777777" w:rsidR="004967DC" w:rsidRDefault="004967DC" w:rsidP="00C34F59">
      <w:pPr>
        <w:rPr>
          <w:rFonts w:ascii="Arial" w:hAnsi="Arial" w:cs="Arial"/>
        </w:rPr>
      </w:pPr>
      <w:r w:rsidRPr="00AE4CDE">
        <w:rPr>
          <w:rFonts w:ascii="Arial" w:hAnsi="Arial" w:cs="Arial"/>
        </w:rPr>
        <w:t xml:space="preserve">If </w:t>
      </w:r>
      <w:r w:rsidRPr="00974953">
        <w:rPr>
          <w:rFonts w:ascii="Arial" w:hAnsi="Arial" w:cs="Arial"/>
        </w:rPr>
        <w:t>th</w:t>
      </w:r>
      <w:r w:rsidR="004B2B81">
        <w:rPr>
          <w:rFonts w:ascii="Arial" w:hAnsi="Arial" w:cs="Arial"/>
        </w:rPr>
        <w:t xml:space="preserve">e </w:t>
      </w:r>
      <w:r w:rsidR="004262CF">
        <w:rPr>
          <w:rFonts w:ascii="Arial" w:hAnsi="Arial" w:cs="Arial"/>
        </w:rPr>
        <w:t>Individual Release</w:t>
      </w:r>
      <w:r w:rsidRPr="00AE4CDE">
        <w:rPr>
          <w:rFonts w:ascii="Arial" w:hAnsi="Arial" w:cs="Arial"/>
        </w:rPr>
        <w:t xml:space="preserve"> is terminated by </w:t>
      </w:r>
      <w:r w:rsidR="004262CF">
        <w:rPr>
          <w:rFonts w:ascii="Arial" w:hAnsi="Arial" w:cs="Arial"/>
        </w:rPr>
        <w:t>Company</w:t>
      </w:r>
      <w:r w:rsidRPr="00AE4CDE">
        <w:rPr>
          <w:rFonts w:ascii="Arial" w:hAnsi="Arial" w:cs="Arial"/>
        </w:rPr>
        <w:t xml:space="preserve"> for any reason prior to delivery of the </w:t>
      </w:r>
      <w:r w:rsidR="00F96677">
        <w:rPr>
          <w:rFonts w:ascii="Arial" w:hAnsi="Arial" w:cs="Arial"/>
        </w:rPr>
        <w:t>Materials and Equipment</w:t>
      </w:r>
      <w:r w:rsidRPr="00AE4CDE">
        <w:rPr>
          <w:rFonts w:ascii="Arial" w:hAnsi="Arial" w:cs="Arial"/>
        </w:rPr>
        <w:t xml:space="preserve">, </w:t>
      </w:r>
      <w:r w:rsidR="004262CF">
        <w:rPr>
          <w:rFonts w:ascii="Arial" w:hAnsi="Arial" w:cs="Arial"/>
        </w:rPr>
        <w:t>Company</w:t>
      </w:r>
      <w:r w:rsidRPr="00AE4CDE">
        <w:rPr>
          <w:rFonts w:ascii="Arial" w:hAnsi="Arial" w:cs="Arial"/>
        </w:rPr>
        <w:t xml:space="preserve"> shall </w:t>
      </w:r>
      <w:r w:rsidRPr="003624F4">
        <w:rPr>
          <w:rFonts w:ascii="Arial" w:hAnsi="Arial" w:cs="Arial"/>
        </w:rPr>
        <w:t xml:space="preserve">make a termination payment related to such </w:t>
      </w:r>
      <w:r w:rsidR="00F96677" w:rsidRPr="003624F4">
        <w:rPr>
          <w:rFonts w:ascii="Arial" w:hAnsi="Arial" w:cs="Arial"/>
        </w:rPr>
        <w:t>Materials and Equipment</w:t>
      </w:r>
      <w:r w:rsidRPr="003624F4">
        <w:rPr>
          <w:rFonts w:ascii="Arial" w:hAnsi="Arial" w:cs="Arial"/>
        </w:rPr>
        <w:t xml:space="preserve"> in accordance with</w:t>
      </w:r>
      <w:r w:rsidR="00630F5E" w:rsidRPr="003624F4">
        <w:rPr>
          <w:rFonts w:ascii="Arial" w:hAnsi="Arial" w:cs="Arial"/>
        </w:rPr>
        <w:t xml:space="preserve"> any</w:t>
      </w:r>
      <w:r w:rsidRPr="003624F4">
        <w:rPr>
          <w:rFonts w:ascii="Arial" w:hAnsi="Arial" w:cs="Arial"/>
        </w:rPr>
        <w:t xml:space="preserve"> cancellation schedule</w:t>
      </w:r>
      <w:r w:rsidR="00CC5C22" w:rsidRPr="003624F4">
        <w:rPr>
          <w:rFonts w:ascii="Arial" w:hAnsi="Arial" w:cs="Arial"/>
        </w:rPr>
        <w:t xml:space="preserve"> or specified termination payment</w:t>
      </w:r>
      <w:r w:rsidR="00105D55" w:rsidRPr="003624F4">
        <w:rPr>
          <w:rFonts w:ascii="Arial" w:hAnsi="Arial" w:cs="Arial"/>
        </w:rPr>
        <w:t xml:space="preserve"> for the </w:t>
      </w:r>
      <w:r w:rsidR="00AE4F6C" w:rsidRPr="003624F4">
        <w:rPr>
          <w:rFonts w:ascii="Arial" w:hAnsi="Arial" w:cs="Arial"/>
        </w:rPr>
        <w:t>Vendor</w:t>
      </w:r>
      <w:r w:rsidR="00630F5E" w:rsidRPr="003624F4">
        <w:rPr>
          <w:rFonts w:ascii="Arial" w:hAnsi="Arial" w:cs="Arial"/>
        </w:rPr>
        <w:t xml:space="preserve"> that is included in the </w:t>
      </w:r>
      <w:r w:rsidR="004262CF" w:rsidRPr="003624F4">
        <w:rPr>
          <w:rFonts w:ascii="Arial" w:hAnsi="Arial" w:cs="Arial"/>
        </w:rPr>
        <w:t>Individual Release</w:t>
      </w:r>
      <w:r w:rsidR="00630F5E" w:rsidRPr="003624F4">
        <w:rPr>
          <w:rFonts w:ascii="Arial" w:hAnsi="Arial" w:cs="Arial"/>
        </w:rPr>
        <w:t xml:space="preserve"> or Vendor contract</w:t>
      </w:r>
      <w:r w:rsidRPr="003624F4">
        <w:rPr>
          <w:rFonts w:ascii="Arial" w:hAnsi="Arial" w:cs="Arial"/>
        </w:rPr>
        <w:t>.</w:t>
      </w:r>
      <w:r w:rsidR="00105D55" w:rsidRPr="003624F4">
        <w:rPr>
          <w:rFonts w:ascii="Arial" w:hAnsi="Arial" w:cs="Arial"/>
        </w:rPr>
        <w:t xml:space="preserve">  </w:t>
      </w:r>
      <w:r w:rsidR="002149E4" w:rsidRPr="003624F4">
        <w:rPr>
          <w:rFonts w:ascii="Arial" w:hAnsi="Arial" w:cs="Arial"/>
        </w:rPr>
        <w:t xml:space="preserve">Additionally, </w:t>
      </w:r>
      <w:r w:rsidR="004262CF" w:rsidRPr="003624F4">
        <w:rPr>
          <w:rFonts w:ascii="Arial" w:hAnsi="Arial" w:cs="Arial"/>
        </w:rPr>
        <w:t>Contractor</w:t>
      </w:r>
      <w:r w:rsidR="00105D55" w:rsidRPr="003624F4">
        <w:rPr>
          <w:rFonts w:ascii="Arial" w:hAnsi="Arial" w:cs="Arial"/>
        </w:rPr>
        <w:t xml:space="preserve"> shall be paid </w:t>
      </w:r>
      <w:r w:rsidR="002149E4" w:rsidRPr="003624F4">
        <w:rPr>
          <w:rFonts w:ascii="Arial" w:hAnsi="Arial" w:cs="Arial"/>
        </w:rPr>
        <w:t>the specified termination payment that is included in the Individual Release</w:t>
      </w:r>
      <w:r w:rsidR="00105D55" w:rsidRPr="003624F4">
        <w:rPr>
          <w:rFonts w:ascii="Arial" w:hAnsi="Arial" w:cs="Arial"/>
        </w:rPr>
        <w:t xml:space="preserve"> for its services expended in procuring the </w:t>
      </w:r>
      <w:r w:rsidR="00F96677" w:rsidRPr="003624F4">
        <w:rPr>
          <w:rFonts w:ascii="Arial" w:hAnsi="Arial" w:cs="Arial"/>
        </w:rPr>
        <w:t>Materials and Equipment</w:t>
      </w:r>
      <w:r w:rsidR="00105D55" w:rsidRPr="003624F4">
        <w:rPr>
          <w:rFonts w:ascii="Arial" w:hAnsi="Arial" w:cs="Arial"/>
        </w:rPr>
        <w:t xml:space="preserve"> up to the date of termination.</w:t>
      </w:r>
      <w:r w:rsidRPr="00AE4CDE">
        <w:rPr>
          <w:rFonts w:ascii="Arial" w:hAnsi="Arial" w:cs="Arial"/>
        </w:rPr>
        <w:t xml:space="preserve">  </w:t>
      </w:r>
    </w:p>
    <w:p w14:paraId="64F4CC08" w14:textId="77777777" w:rsidR="00FD4117" w:rsidRDefault="00FD4117" w:rsidP="00C34F59">
      <w:pPr>
        <w:rPr>
          <w:rFonts w:ascii="Arial" w:hAnsi="Arial" w:cs="Arial"/>
        </w:rPr>
      </w:pPr>
    </w:p>
    <w:p w14:paraId="1E444991" w14:textId="77777777" w:rsidR="00FD4117" w:rsidRPr="00AE4CDE" w:rsidRDefault="00FD4117" w:rsidP="00C34F59">
      <w:pPr>
        <w:rPr>
          <w:rFonts w:ascii="Arial" w:hAnsi="Arial" w:cs="Arial"/>
        </w:rPr>
      </w:pPr>
      <w:r>
        <w:rPr>
          <w:rFonts w:ascii="Arial" w:hAnsi="Arial" w:cs="Arial"/>
        </w:rPr>
        <w:t>Company</w:t>
      </w:r>
      <w:r w:rsidRPr="00FD4117">
        <w:rPr>
          <w:rFonts w:ascii="Arial" w:hAnsi="Arial" w:cs="Arial"/>
        </w:rPr>
        <w:t xml:space="preserve"> shall defend, indemnify and hold harmless Contractor from any and all applicable state sales and use taxes that are claimed as exempt pursuant to these Additional Terms And Conditions For Procurement but levied against the Contractor and arising out of the </w:t>
      </w:r>
      <w:r w:rsidR="000103A6">
        <w:rPr>
          <w:rFonts w:ascii="Arial" w:hAnsi="Arial" w:cs="Arial"/>
        </w:rPr>
        <w:t>procurement of Materials and Equipment</w:t>
      </w:r>
      <w:r w:rsidRPr="00FD4117">
        <w:rPr>
          <w:rFonts w:ascii="Arial" w:hAnsi="Arial" w:cs="Arial"/>
        </w:rPr>
        <w:t xml:space="preserve">; provided, that Contractor will promptly notify </w:t>
      </w:r>
      <w:r>
        <w:rPr>
          <w:rFonts w:ascii="Arial" w:hAnsi="Arial" w:cs="Arial"/>
        </w:rPr>
        <w:t>Company</w:t>
      </w:r>
      <w:r w:rsidRPr="00FD4117">
        <w:rPr>
          <w:rFonts w:ascii="Arial" w:hAnsi="Arial" w:cs="Arial"/>
        </w:rPr>
        <w:t xml:space="preserve"> of any audit or notice regarding any proposed disallowance of the exemption or imposition of any taxes, penalties, and/or interest in connection therewith, and will allow </w:t>
      </w:r>
      <w:r>
        <w:rPr>
          <w:rFonts w:ascii="Arial" w:hAnsi="Arial" w:cs="Arial"/>
        </w:rPr>
        <w:t>Company</w:t>
      </w:r>
      <w:r w:rsidRPr="00FD4117">
        <w:rPr>
          <w:rFonts w:ascii="Arial" w:hAnsi="Arial" w:cs="Arial"/>
        </w:rPr>
        <w:t xml:space="preserve"> to appear for Contractor and dispute the disallowance through either administrative and/or judicial proceedings. Contractor will cooperate with </w:t>
      </w:r>
      <w:r>
        <w:rPr>
          <w:rFonts w:ascii="Arial" w:hAnsi="Arial" w:cs="Arial"/>
        </w:rPr>
        <w:t>Company</w:t>
      </w:r>
      <w:r w:rsidRPr="00FD4117">
        <w:rPr>
          <w:rFonts w:ascii="Arial" w:hAnsi="Arial" w:cs="Arial"/>
        </w:rPr>
        <w:t xml:space="preserve"> in connection with any such audit or dispute and promptly furnish </w:t>
      </w:r>
      <w:r>
        <w:rPr>
          <w:rFonts w:ascii="Arial" w:hAnsi="Arial" w:cs="Arial"/>
        </w:rPr>
        <w:t>Company</w:t>
      </w:r>
      <w:r w:rsidRPr="00FD4117">
        <w:rPr>
          <w:rFonts w:ascii="Arial" w:hAnsi="Arial" w:cs="Arial"/>
        </w:rPr>
        <w:t xml:space="preserve"> with such records, information, and access to personnel as may be reasonably necessary for </w:t>
      </w:r>
      <w:r>
        <w:rPr>
          <w:rFonts w:ascii="Arial" w:hAnsi="Arial" w:cs="Arial"/>
        </w:rPr>
        <w:t>Company</w:t>
      </w:r>
      <w:r w:rsidRPr="00FD4117">
        <w:rPr>
          <w:rFonts w:ascii="Arial" w:hAnsi="Arial" w:cs="Arial"/>
        </w:rPr>
        <w:t xml:space="preserve"> to respond to any action or position taken by the taxing authorities.</w:t>
      </w:r>
    </w:p>
    <w:p w14:paraId="3CC7006A" w14:textId="77777777" w:rsidR="00C34F59" w:rsidRPr="00AE4CDE" w:rsidRDefault="00C34F59" w:rsidP="00C34F59">
      <w:pPr>
        <w:rPr>
          <w:rFonts w:ascii="Arial" w:hAnsi="Arial" w:cs="Arial"/>
        </w:rPr>
      </w:pPr>
    </w:p>
    <w:p w14:paraId="3967B9F3" w14:textId="77777777" w:rsidR="00227A89" w:rsidRPr="00AE4CDE" w:rsidRDefault="00D457A8" w:rsidP="00C34F59">
      <w:pPr>
        <w:rPr>
          <w:rFonts w:ascii="Arial" w:hAnsi="Arial" w:cs="Arial"/>
        </w:rPr>
      </w:pPr>
      <w:r w:rsidRPr="00AE4CDE">
        <w:rPr>
          <w:rFonts w:ascii="Arial" w:hAnsi="Arial" w:cs="Arial"/>
          <w:b/>
        </w:rPr>
        <w:t>6</w:t>
      </w:r>
      <w:r w:rsidR="00DD374F" w:rsidRPr="00AE4CDE">
        <w:rPr>
          <w:rFonts w:ascii="Arial" w:hAnsi="Arial" w:cs="Arial"/>
          <w:b/>
        </w:rPr>
        <w:t>.</w:t>
      </w:r>
      <w:r w:rsidR="00C34F59" w:rsidRPr="00AE4CDE">
        <w:rPr>
          <w:rFonts w:ascii="Arial" w:hAnsi="Arial" w:cs="Arial"/>
          <w:b/>
        </w:rPr>
        <w:t xml:space="preserve"> </w:t>
      </w:r>
      <w:r w:rsidR="00C34F59" w:rsidRPr="00AE4CDE">
        <w:rPr>
          <w:rFonts w:ascii="Arial" w:hAnsi="Arial" w:cs="Arial"/>
          <w:b/>
          <w:u w:val="single"/>
        </w:rPr>
        <w:t>WARRANTY</w:t>
      </w:r>
      <w:r w:rsidR="00C34F59" w:rsidRPr="00AE4CDE">
        <w:rPr>
          <w:rFonts w:ascii="Arial" w:hAnsi="Arial" w:cs="Arial"/>
        </w:rPr>
        <w:t xml:space="preserve">: </w:t>
      </w:r>
      <w:r w:rsidR="00E07B69">
        <w:rPr>
          <w:rFonts w:ascii="Arial" w:hAnsi="Arial" w:cs="Arial"/>
        </w:rPr>
        <w:t>Contractor</w:t>
      </w:r>
      <w:r w:rsidR="00DB340D" w:rsidRPr="00AE4CDE">
        <w:rPr>
          <w:rFonts w:ascii="Arial" w:hAnsi="Arial" w:cs="Arial"/>
        </w:rPr>
        <w:t xml:space="preserve"> shall have no warranty obligations</w:t>
      </w:r>
      <w:r w:rsidR="00B66572" w:rsidRPr="00AE4CDE">
        <w:rPr>
          <w:rFonts w:ascii="Arial" w:hAnsi="Arial" w:cs="Arial"/>
        </w:rPr>
        <w:t xml:space="preserve"> and no liability</w:t>
      </w:r>
      <w:r w:rsidR="00DB340D" w:rsidRPr="00AE4CDE">
        <w:rPr>
          <w:rFonts w:ascii="Arial" w:hAnsi="Arial" w:cs="Arial"/>
        </w:rPr>
        <w:t xml:space="preserve"> for the </w:t>
      </w:r>
      <w:r w:rsidR="00F96677">
        <w:rPr>
          <w:rFonts w:ascii="Arial" w:hAnsi="Arial" w:cs="Arial"/>
        </w:rPr>
        <w:t>Materials and Equipment</w:t>
      </w:r>
      <w:r w:rsidR="00DB340D" w:rsidRPr="00AE4CDE">
        <w:rPr>
          <w:rFonts w:ascii="Arial" w:hAnsi="Arial" w:cs="Arial"/>
        </w:rPr>
        <w:t xml:space="preserve"> provided hereunder except as</w:t>
      </w:r>
      <w:r w:rsidR="004967DC" w:rsidRPr="00AE4CDE">
        <w:rPr>
          <w:rFonts w:ascii="Arial" w:hAnsi="Arial" w:cs="Arial"/>
        </w:rPr>
        <w:t xml:space="preserve"> expressly</w:t>
      </w:r>
      <w:r w:rsidR="00DB340D" w:rsidRPr="00AE4CDE">
        <w:rPr>
          <w:rFonts w:ascii="Arial" w:hAnsi="Arial" w:cs="Arial"/>
        </w:rPr>
        <w:t xml:space="preserve"> set forth in this </w:t>
      </w:r>
      <w:r w:rsidR="006E1C8E" w:rsidRPr="00AE4CDE">
        <w:rPr>
          <w:rFonts w:ascii="Arial" w:hAnsi="Arial" w:cs="Arial"/>
        </w:rPr>
        <w:t>Section 6</w:t>
      </w:r>
      <w:r w:rsidR="004B2B81">
        <w:rPr>
          <w:rFonts w:ascii="Arial" w:hAnsi="Arial" w:cs="Arial"/>
        </w:rPr>
        <w:t>,</w:t>
      </w:r>
      <w:r w:rsidR="0017603F">
        <w:rPr>
          <w:rFonts w:ascii="Arial" w:hAnsi="Arial" w:cs="Arial"/>
        </w:rPr>
        <w:t xml:space="preserve"> which terms supersede those set forth in </w:t>
      </w:r>
      <w:r w:rsidR="00E07B69">
        <w:rPr>
          <w:rFonts w:ascii="Arial" w:hAnsi="Arial" w:cs="Arial"/>
        </w:rPr>
        <w:t>Section 8</w:t>
      </w:r>
      <w:r w:rsidR="0017603F">
        <w:rPr>
          <w:rFonts w:ascii="Arial" w:hAnsi="Arial" w:cs="Arial"/>
        </w:rPr>
        <w:t xml:space="preserve"> of the </w:t>
      </w:r>
      <w:r w:rsidR="00E07B69">
        <w:rPr>
          <w:rFonts w:ascii="Arial" w:hAnsi="Arial" w:cs="Arial"/>
        </w:rPr>
        <w:t>Master Services Agreement</w:t>
      </w:r>
      <w:r w:rsidR="00DB340D" w:rsidRPr="00AE4CDE">
        <w:rPr>
          <w:rFonts w:ascii="Arial" w:hAnsi="Arial" w:cs="Arial"/>
        </w:rPr>
        <w:t xml:space="preserve">. </w:t>
      </w:r>
    </w:p>
    <w:p w14:paraId="5B557824" w14:textId="77777777" w:rsidR="00227A89" w:rsidRPr="00AE4CDE" w:rsidRDefault="00227A89" w:rsidP="00C34F59">
      <w:pPr>
        <w:rPr>
          <w:rFonts w:ascii="Arial" w:hAnsi="Arial" w:cs="Arial"/>
        </w:rPr>
      </w:pPr>
    </w:p>
    <w:p w14:paraId="78EEE740" w14:textId="77777777" w:rsidR="005A7B5F" w:rsidRPr="00AE4CDE" w:rsidRDefault="00E07B69" w:rsidP="005A7B5F">
      <w:pPr>
        <w:rPr>
          <w:rFonts w:ascii="Arial" w:hAnsi="Arial" w:cs="Arial"/>
        </w:rPr>
      </w:pPr>
      <w:r>
        <w:rPr>
          <w:rFonts w:ascii="Arial" w:hAnsi="Arial" w:cs="Arial"/>
        </w:rPr>
        <w:t>Contractor</w:t>
      </w:r>
      <w:r w:rsidR="005A7B5F" w:rsidRPr="00AE4CDE">
        <w:rPr>
          <w:rFonts w:ascii="Arial" w:hAnsi="Arial" w:cs="Arial"/>
        </w:rPr>
        <w:t xml:space="preserve"> shall endeavor to obtain from each </w:t>
      </w:r>
      <w:r w:rsidR="00AE4F6C">
        <w:rPr>
          <w:rFonts w:ascii="Arial" w:hAnsi="Arial" w:cs="Arial"/>
        </w:rPr>
        <w:t>Vendor</w:t>
      </w:r>
      <w:r w:rsidR="005A7B5F" w:rsidRPr="00AE4CDE">
        <w:rPr>
          <w:rFonts w:ascii="Arial" w:hAnsi="Arial" w:cs="Arial"/>
        </w:rPr>
        <w:t xml:space="preserve"> </w:t>
      </w:r>
      <w:r w:rsidR="004B2B81">
        <w:rPr>
          <w:rFonts w:ascii="Arial" w:hAnsi="Arial" w:cs="Arial"/>
        </w:rPr>
        <w:t xml:space="preserve">a </w:t>
      </w:r>
      <w:r w:rsidR="00076FA6" w:rsidRPr="00AE4CDE">
        <w:rPr>
          <w:rFonts w:ascii="Arial" w:hAnsi="Arial" w:cs="Arial"/>
        </w:rPr>
        <w:t>commercially reasonable warranty</w:t>
      </w:r>
      <w:r w:rsidR="005A0F38">
        <w:rPr>
          <w:rFonts w:ascii="Arial" w:hAnsi="Arial" w:cs="Arial"/>
        </w:rPr>
        <w:t xml:space="preserve"> and a remedy period for breach thereof</w:t>
      </w:r>
      <w:r w:rsidR="00076FA6" w:rsidRPr="00AE4CDE">
        <w:rPr>
          <w:rFonts w:ascii="Arial" w:hAnsi="Arial" w:cs="Arial"/>
        </w:rPr>
        <w:t xml:space="preserve"> for </w:t>
      </w:r>
      <w:r w:rsidR="006E1C8E" w:rsidRPr="00AE4CDE">
        <w:rPr>
          <w:rFonts w:ascii="Arial" w:hAnsi="Arial" w:cs="Arial"/>
        </w:rPr>
        <w:t xml:space="preserve">the </w:t>
      </w:r>
      <w:r w:rsidR="00F96677">
        <w:rPr>
          <w:rFonts w:ascii="Arial" w:hAnsi="Arial" w:cs="Arial"/>
        </w:rPr>
        <w:t>Materials and Equipment</w:t>
      </w:r>
      <w:r w:rsidR="00076FA6" w:rsidRPr="00AE4CDE">
        <w:rPr>
          <w:rFonts w:ascii="Arial" w:hAnsi="Arial" w:cs="Arial"/>
        </w:rPr>
        <w:t>.</w:t>
      </w:r>
      <w:r w:rsidR="005A7B5F" w:rsidRPr="00AE4CDE">
        <w:rPr>
          <w:rFonts w:ascii="Arial" w:hAnsi="Arial" w:cs="Arial"/>
        </w:rPr>
        <w:t xml:space="preserve">  </w:t>
      </w:r>
      <w:r>
        <w:rPr>
          <w:rFonts w:ascii="Arial" w:hAnsi="Arial" w:cs="Arial"/>
        </w:rPr>
        <w:t>Contractor</w:t>
      </w:r>
      <w:r w:rsidR="005A7B5F" w:rsidRPr="00AE4CDE">
        <w:rPr>
          <w:rFonts w:ascii="Arial" w:hAnsi="Arial" w:cs="Arial"/>
        </w:rPr>
        <w:t xml:space="preserve"> shall use diligent efforts to obtain from each </w:t>
      </w:r>
      <w:r w:rsidR="00AE4F6C">
        <w:rPr>
          <w:rFonts w:ascii="Arial" w:hAnsi="Arial" w:cs="Arial"/>
        </w:rPr>
        <w:t>Vendor</w:t>
      </w:r>
      <w:r w:rsidR="005A7B5F" w:rsidRPr="00AE4CDE">
        <w:rPr>
          <w:rFonts w:ascii="Arial" w:hAnsi="Arial" w:cs="Arial"/>
        </w:rPr>
        <w:t xml:space="preserve"> a warranty that the </w:t>
      </w:r>
      <w:r w:rsidR="00F96677">
        <w:rPr>
          <w:rFonts w:ascii="Arial" w:hAnsi="Arial" w:cs="Arial"/>
        </w:rPr>
        <w:t>Materials and Equipment</w:t>
      </w:r>
      <w:r w:rsidR="005A7B5F" w:rsidRPr="00AE4CDE">
        <w:rPr>
          <w:rFonts w:ascii="Arial" w:hAnsi="Arial" w:cs="Arial"/>
        </w:rPr>
        <w:t xml:space="preserve"> comply with all specifications</w:t>
      </w:r>
      <w:r w:rsidR="00076FA6" w:rsidRPr="00AE4CDE">
        <w:rPr>
          <w:rFonts w:ascii="Arial" w:hAnsi="Arial" w:cs="Arial"/>
        </w:rPr>
        <w:t>, are free of liens</w:t>
      </w:r>
      <w:r w:rsidR="004967DC" w:rsidRPr="00AE4CDE">
        <w:rPr>
          <w:rFonts w:ascii="Arial" w:hAnsi="Arial" w:cs="Arial"/>
        </w:rPr>
        <w:t xml:space="preserve"> and other encumbrances</w:t>
      </w:r>
      <w:r w:rsidR="00076FA6" w:rsidRPr="00AE4CDE">
        <w:rPr>
          <w:rFonts w:ascii="Arial" w:hAnsi="Arial" w:cs="Arial"/>
        </w:rPr>
        <w:t xml:space="preserve">, </w:t>
      </w:r>
      <w:r w:rsidR="005A7B5F" w:rsidRPr="00AE4CDE">
        <w:rPr>
          <w:rFonts w:ascii="Arial" w:hAnsi="Arial" w:cs="Arial"/>
        </w:rPr>
        <w:t>are fit for the intended</w:t>
      </w:r>
      <w:r w:rsidR="006E1C8E" w:rsidRPr="00AE4CDE">
        <w:rPr>
          <w:rFonts w:ascii="Arial" w:hAnsi="Arial" w:cs="Arial"/>
        </w:rPr>
        <w:t xml:space="preserve"> or specified</w:t>
      </w:r>
      <w:r w:rsidR="005A7B5F" w:rsidRPr="00AE4CDE">
        <w:rPr>
          <w:rFonts w:ascii="Arial" w:hAnsi="Arial" w:cs="Arial"/>
        </w:rPr>
        <w:t xml:space="preserve"> purposes, and </w:t>
      </w:r>
      <w:r w:rsidR="00076FA6" w:rsidRPr="00AE4CDE">
        <w:rPr>
          <w:rFonts w:ascii="Arial" w:hAnsi="Arial" w:cs="Arial"/>
        </w:rPr>
        <w:t>are free from</w:t>
      </w:r>
      <w:r w:rsidR="005A7B5F" w:rsidRPr="00AE4CDE">
        <w:rPr>
          <w:rFonts w:ascii="Arial" w:hAnsi="Arial" w:cs="Arial"/>
        </w:rPr>
        <w:t xml:space="preserve"> defects in material and workmanship for a commercially reasonable period</w:t>
      </w:r>
      <w:r w:rsidR="00B77123" w:rsidRPr="00AE4CDE">
        <w:rPr>
          <w:rFonts w:ascii="Arial" w:hAnsi="Arial" w:cs="Arial"/>
        </w:rPr>
        <w:t>;</w:t>
      </w:r>
      <w:r w:rsidR="005A7B5F" w:rsidRPr="00AE4CDE">
        <w:rPr>
          <w:rFonts w:ascii="Arial" w:hAnsi="Arial" w:cs="Arial"/>
        </w:rPr>
        <w:t xml:space="preserve"> </w:t>
      </w:r>
      <w:r w:rsidR="00CF1548" w:rsidRPr="00AE4CDE">
        <w:rPr>
          <w:rFonts w:ascii="Arial" w:hAnsi="Arial" w:cs="Arial"/>
        </w:rPr>
        <w:t>and the</w:t>
      </w:r>
      <w:r w:rsidR="005A7B5F" w:rsidRPr="00AE4CDE">
        <w:rPr>
          <w:rFonts w:ascii="Arial" w:hAnsi="Arial" w:cs="Arial"/>
        </w:rPr>
        <w:t xml:space="preserve"> warranty shall provide for full repair or replacement at no cost to </w:t>
      </w:r>
      <w:r>
        <w:rPr>
          <w:rFonts w:ascii="Arial" w:hAnsi="Arial" w:cs="Arial"/>
        </w:rPr>
        <w:t>Company</w:t>
      </w:r>
      <w:r w:rsidR="005A7B5F" w:rsidRPr="00AE4CDE">
        <w:rPr>
          <w:rFonts w:ascii="Arial" w:hAnsi="Arial" w:cs="Arial"/>
        </w:rPr>
        <w:t xml:space="preserve"> should the warranty be breached</w:t>
      </w:r>
      <w:r w:rsidR="00CF1548" w:rsidRPr="00AE4CDE">
        <w:rPr>
          <w:rFonts w:ascii="Arial" w:hAnsi="Arial" w:cs="Arial"/>
        </w:rPr>
        <w:t xml:space="preserve"> during the agreed</w:t>
      </w:r>
      <w:r w:rsidR="005A0F38">
        <w:rPr>
          <w:rFonts w:ascii="Arial" w:hAnsi="Arial" w:cs="Arial"/>
        </w:rPr>
        <w:t xml:space="preserve"> remedy</w:t>
      </w:r>
      <w:r w:rsidR="00CF1548" w:rsidRPr="00AE4CDE">
        <w:rPr>
          <w:rFonts w:ascii="Arial" w:hAnsi="Arial" w:cs="Arial"/>
        </w:rPr>
        <w:t xml:space="preserve"> period</w:t>
      </w:r>
      <w:r w:rsidR="005A7B5F" w:rsidRPr="00AE4CDE">
        <w:rPr>
          <w:rFonts w:ascii="Arial" w:hAnsi="Arial" w:cs="Arial"/>
        </w:rPr>
        <w:t>.</w:t>
      </w:r>
      <w:r w:rsidR="004B2B81">
        <w:rPr>
          <w:rFonts w:ascii="Arial" w:hAnsi="Arial" w:cs="Arial"/>
        </w:rPr>
        <w:t xml:space="preserve">  </w:t>
      </w:r>
    </w:p>
    <w:p w14:paraId="002A6ADB" w14:textId="77777777" w:rsidR="005A7B5F" w:rsidRPr="00AE4CDE" w:rsidRDefault="005A7B5F" w:rsidP="00C34F59">
      <w:pPr>
        <w:rPr>
          <w:rFonts w:ascii="Arial" w:hAnsi="Arial" w:cs="Arial"/>
        </w:rPr>
      </w:pPr>
    </w:p>
    <w:p w14:paraId="7651F68C" w14:textId="77777777" w:rsidR="00B66572" w:rsidRPr="00AE4CDE" w:rsidRDefault="00D602A1" w:rsidP="00C34F59">
      <w:pPr>
        <w:rPr>
          <w:rFonts w:ascii="Arial" w:hAnsi="Arial" w:cs="Arial"/>
        </w:rPr>
      </w:pPr>
      <w:r w:rsidRPr="00AE4CDE">
        <w:rPr>
          <w:rFonts w:ascii="Arial" w:hAnsi="Arial" w:cs="Arial"/>
        </w:rPr>
        <w:t>All warranties</w:t>
      </w:r>
      <w:r w:rsidR="005A0F38">
        <w:rPr>
          <w:rFonts w:ascii="Arial" w:hAnsi="Arial" w:cs="Arial"/>
        </w:rPr>
        <w:t xml:space="preserve"> in the Vendor contract</w:t>
      </w:r>
      <w:r w:rsidR="00DB340D" w:rsidRPr="00AE4CDE">
        <w:rPr>
          <w:rFonts w:ascii="Arial" w:hAnsi="Arial" w:cs="Arial"/>
        </w:rPr>
        <w:t xml:space="preserve"> shall identify </w:t>
      </w:r>
      <w:r w:rsidR="00E07B69">
        <w:rPr>
          <w:rFonts w:ascii="Arial" w:hAnsi="Arial" w:cs="Arial"/>
        </w:rPr>
        <w:t>Company</w:t>
      </w:r>
      <w:r w:rsidR="00DB340D" w:rsidRPr="00AE4CDE">
        <w:rPr>
          <w:rFonts w:ascii="Arial" w:hAnsi="Arial" w:cs="Arial"/>
        </w:rPr>
        <w:t xml:space="preserve"> as a beneficiary of the warranty and/or be assignable by </w:t>
      </w:r>
      <w:r w:rsidR="00E07B69">
        <w:rPr>
          <w:rFonts w:ascii="Arial" w:hAnsi="Arial" w:cs="Arial"/>
        </w:rPr>
        <w:t>Contractor</w:t>
      </w:r>
      <w:r w:rsidR="00DB340D" w:rsidRPr="00AE4CDE">
        <w:rPr>
          <w:rFonts w:ascii="Arial" w:hAnsi="Arial" w:cs="Arial"/>
        </w:rPr>
        <w:t xml:space="preserve"> to </w:t>
      </w:r>
      <w:r w:rsidR="00E07B69">
        <w:rPr>
          <w:rFonts w:ascii="Arial" w:hAnsi="Arial" w:cs="Arial"/>
        </w:rPr>
        <w:t>Company</w:t>
      </w:r>
      <w:r w:rsidR="00DB340D" w:rsidRPr="00AE4CDE">
        <w:rPr>
          <w:rFonts w:ascii="Arial" w:hAnsi="Arial" w:cs="Arial"/>
        </w:rPr>
        <w:t xml:space="preserve">.  </w:t>
      </w:r>
      <w:r w:rsidR="00E07B69">
        <w:rPr>
          <w:rFonts w:ascii="Arial" w:hAnsi="Arial" w:cs="Arial"/>
        </w:rPr>
        <w:t>Company</w:t>
      </w:r>
      <w:r w:rsidR="005A7B5F" w:rsidRPr="00AE4CDE">
        <w:rPr>
          <w:rFonts w:ascii="Arial" w:hAnsi="Arial" w:cs="Arial"/>
        </w:rPr>
        <w:t xml:space="preserve"> shall be responsible for administering all warranties and </w:t>
      </w:r>
      <w:r w:rsidR="00E07B69">
        <w:rPr>
          <w:rFonts w:ascii="Arial" w:hAnsi="Arial" w:cs="Arial"/>
        </w:rPr>
        <w:t>Company</w:t>
      </w:r>
      <w:r w:rsidR="00B66572" w:rsidRPr="00AE4CDE">
        <w:rPr>
          <w:rFonts w:ascii="Arial" w:hAnsi="Arial" w:cs="Arial"/>
        </w:rPr>
        <w:t xml:space="preserve"> shall be responsible for pursuing any warranty rights</w:t>
      </w:r>
      <w:r w:rsidR="00CF1548" w:rsidRPr="00AE4CDE">
        <w:rPr>
          <w:rFonts w:ascii="Arial" w:hAnsi="Arial" w:cs="Arial"/>
        </w:rPr>
        <w:t xml:space="preserve"> directly with the </w:t>
      </w:r>
      <w:r w:rsidR="00AE4F6C">
        <w:rPr>
          <w:rFonts w:ascii="Arial" w:hAnsi="Arial" w:cs="Arial"/>
        </w:rPr>
        <w:t>Vendor</w:t>
      </w:r>
      <w:r w:rsidR="00B66572" w:rsidRPr="00AE4CDE">
        <w:rPr>
          <w:rFonts w:ascii="Arial" w:hAnsi="Arial" w:cs="Arial"/>
        </w:rPr>
        <w:t xml:space="preserve"> under a warranty provided</w:t>
      </w:r>
      <w:r w:rsidR="008C340A" w:rsidRPr="00AE4CDE">
        <w:rPr>
          <w:rFonts w:ascii="Arial" w:hAnsi="Arial" w:cs="Arial"/>
        </w:rPr>
        <w:t xml:space="preserve"> or assigned</w:t>
      </w:r>
      <w:r w:rsidR="00B66572" w:rsidRPr="00AE4CDE">
        <w:rPr>
          <w:rFonts w:ascii="Arial" w:hAnsi="Arial" w:cs="Arial"/>
        </w:rPr>
        <w:t xml:space="preserve"> under </w:t>
      </w:r>
      <w:r w:rsidR="00F87E0D">
        <w:rPr>
          <w:rFonts w:ascii="Arial" w:hAnsi="Arial" w:cs="Arial"/>
        </w:rPr>
        <w:t>these Additional Terms And Conditions For Procurement</w:t>
      </w:r>
      <w:r w:rsidR="00B66572" w:rsidRPr="00AE4CDE">
        <w:rPr>
          <w:rFonts w:ascii="Arial" w:hAnsi="Arial" w:cs="Arial"/>
        </w:rPr>
        <w:t xml:space="preserve">.  </w:t>
      </w:r>
      <w:r w:rsidR="00E07B69">
        <w:rPr>
          <w:rFonts w:ascii="Arial" w:hAnsi="Arial" w:cs="Arial"/>
        </w:rPr>
        <w:t>Company</w:t>
      </w:r>
      <w:r w:rsidR="00B66572" w:rsidRPr="00AE4CDE">
        <w:rPr>
          <w:rFonts w:ascii="Arial" w:hAnsi="Arial" w:cs="Arial"/>
        </w:rPr>
        <w:t xml:space="preserve"> and </w:t>
      </w:r>
      <w:r w:rsidR="00E07B69">
        <w:rPr>
          <w:rFonts w:ascii="Arial" w:hAnsi="Arial" w:cs="Arial"/>
        </w:rPr>
        <w:t>Contractor</w:t>
      </w:r>
      <w:r w:rsidR="00B66572" w:rsidRPr="00AE4CDE">
        <w:rPr>
          <w:rFonts w:ascii="Arial" w:hAnsi="Arial" w:cs="Arial"/>
        </w:rPr>
        <w:t xml:space="preserve"> may</w:t>
      </w:r>
      <w:r w:rsidR="00CF1548" w:rsidRPr="00AE4CDE">
        <w:rPr>
          <w:rFonts w:ascii="Arial" w:hAnsi="Arial" w:cs="Arial"/>
        </w:rPr>
        <w:t>,</w:t>
      </w:r>
      <w:r w:rsidR="00B66572" w:rsidRPr="00AE4CDE">
        <w:rPr>
          <w:rFonts w:ascii="Arial" w:hAnsi="Arial" w:cs="Arial"/>
        </w:rPr>
        <w:t xml:space="preserve"> but </w:t>
      </w:r>
      <w:r w:rsidR="00E07B69">
        <w:rPr>
          <w:rFonts w:ascii="Arial" w:hAnsi="Arial" w:cs="Arial"/>
        </w:rPr>
        <w:t>Contractor</w:t>
      </w:r>
      <w:r w:rsidR="00B66572" w:rsidRPr="00AE4CDE">
        <w:rPr>
          <w:rFonts w:ascii="Arial" w:hAnsi="Arial" w:cs="Arial"/>
        </w:rPr>
        <w:t xml:space="preserve"> shall have no obligation to</w:t>
      </w:r>
      <w:r w:rsidR="00CF1548" w:rsidRPr="00AE4CDE">
        <w:rPr>
          <w:rFonts w:ascii="Arial" w:hAnsi="Arial" w:cs="Arial"/>
        </w:rPr>
        <w:t>,</w:t>
      </w:r>
      <w:r w:rsidR="00B66572" w:rsidRPr="00AE4CDE">
        <w:rPr>
          <w:rFonts w:ascii="Arial" w:hAnsi="Arial" w:cs="Arial"/>
        </w:rPr>
        <w:t xml:space="preserve"> reach a separate agreement and separate compensation for </w:t>
      </w:r>
      <w:r w:rsidR="00E07B69">
        <w:rPr>
          <w:rFonts w:ascii="Arial" w:hAnsi="Arial" w:cs="Arial"/>
        </w:rPr>
        <w:t>Contractor</w:t>
      </w:r>
      <w:r w:rsidR="00AE4F6C" w:rsidRPr="00AE4CDE">
        <w:rPr>
          <w:rFonts w:ascii="Arial" w:hAnsi="Arial" w:cs="Arial"/>
        </w:rPr>
        <w:t>’s</w:t>
      </w:r>
      <w:r w:rsidR="00B66572" w:rsidRPr="00AE4CDE">
        <w:rPr>
          <w:rFonts w:ascii="Arial" w:hAnsi="Arial" w:cs="Arial"/>
        </w:rPr>
        <w:t xml:space="preserve"> </w:t>
      </w:r>
      <w:r w:rsidR="00AE4F6C">
        <w:rPr>
          <w:rFonts w:ascii="Arial" w:hAnsi="Arial" w:cs="Arial"/>
        </w:rPr>
        <w:t>S</w:t>
      </w:r>
      <w:r w:rsidR="00B66572" w:rsidRPr="00AE4CDE">
        <w:rPr>
          <w:rFonts w:ascii="Arial" w:hAnsi="Arial" w:cs="Arial"/>
        </w:rPr>
        <w:t>ervices in connection with</w:t>
      </w:r>
      <w:r w:rsidR="00227A89" w:rsidRPr="00AE4CDE">
        <w:rPr>
          <w:rFonts w:ascii="Arial" w:hAnsi="Arial" w:cs="Arial"/>
        </w:rPr>
        <w:t xml:space="preserve"> assisting</w:t>
      </w:r>
      <w:r w:rsidR="00B66572" w:rsidRPr="00AE4CDE">
        <w:rPr>
          <w:rFonts w:ascii="Arial" w:hAnsi="Arial" w:cs="Arial"/>
        </w:rPr>
        <w:t xml:space="preserve"> </w:t>
      </w:r>
      <w:r w:rsidR="00E07B69">
        <w:rPr>
          <w:rFonts w:ascii="Arial" w:hAnsi="Arial" w:cs="Arial"/>
        </w:rPr>
        <w:t>Company</w:t>
      </w:r>
      <w:r w:rsidR="00227A89" w:rsidRPr="00AE4CDE">
        <w:rPr>
          <w:rFonts w:ascii="Arial" w:hAnsi="Arial" w:cs="Arial"/>
        </w:rPr>
        <w:t xml:space="preserve"> in its</w:t>
      </w:r>
      <w:r w:rsidR="00B66572" w:rsidRPr="00AE4CDE">
        <w:rPr>
          <w:rFonts w:ascii="Arial" w:hAnsi="Arial" w:cs="Arial"/>
        </w:rPr>
        <w:t xml:space="preserve"> pursuit of warranty rights and remedies.</w:t>
      </w:r>
    </w:p>
    <w:p w14:paraId="416C5265" w14:textId="77777777" w:rsidR="00C34F59" w:rsidRPr="00AE4CDE" w:rsidRDefault="00C34F59" w:rsidP="00C34F59">
      <w:pPr>
        <w:rPr>
          <w:rFonts w:ascii="Arial" w:hAnsi="Arial" w:cs="Arial"/>
        </w:rPr>
      </w:pPr>
    </w:p>
    <w:p w14:paraId="73A1C661" w14:textId="77777777" w:rsidR="00C34F59" w:rsidRDefault="00227A89" w:rsidP="00C34F59">
      <w:pPr>
        <w:rPr>
          <w:rFonts w:ascii="Arial" w:hAnsi="Arial" w:cs="Arial"/>
          <w:b/>
        </w:rPr>
      </w:pPr>
      <w:r w:rsidRPr="00AE4CDE">
        <w:rPr>
          <w:rFonts w:ascii="Arial" w:hAnsi="Arial" w:cs="Arial"/>
          <w:b/>
        </w:rPr>
        <w:t xml:space="preserve">THE WARRANTIES AND REMEDIES PROVIDED HEREIN SHALL BE </w:t>
      </w:r>
      <w:r w:rsidR="00FA524F">
        <w:rPr>
          <w:rFonts w:ascii="Arial" w:hAnsi="Arial" w:cs="Arial"/>
          <w:b/>
        </w:rPr>
        <w:t>COMPANY</w:t>
      </w:r>
      <w:r w:rsidRPr="00AE4CDE">
        <w:rPr>
          <w:rFonts w:ascii="Arial" w:hAnsi="Arial" w:cs="Arial"/>
          <w:b/>
        </w:rPr>
        <w:t xml:space="preserve">’S SOLE AND EXCLUSIVE REMEDIES AGAINST </w:t>
      </w:r>
      <w:r w:rsidR="00FA524F">
        <w:rPr>
          <w:rFonts w:ascii="Arial" w:hAnsi="Arial" w:cs="Arial"/>
          <w:b/>
        </w:rPr>
        <w:t>CONTRACTOR</w:t>
      </w:r>
      <w:r w:rsidRPr="00AE4CDE">
        <w:rPr>
          <w:rFonts w:ascii="Arial" w:hAnsi="Arial" w:cs="Arial"/>
          <w:b/>
        </w:rPr>
        <w:t xml:space="preserve"> CONCERNING THE </w:t>
      </w:r>
      <w:r w:rsidR="00F96677">
        <w:rPr>
          <w:rFonts w:ascii="Arial" w:hAnsi="Arial" w:cs="Arial"/>
          <w:b/>
        </w:rPr>
        <w:t>MATERIALS AND EQUIPMENT</w:t>
      </w:r>
      <w:r w:rsidRPr="00AE4CDE">
        <w:rPr>
          <w:rFonts w:ascii="Arial" w:hAnsi="Arial" w:cs="Arial"/>
          <w:b/>
        </w:rPr>
        <w:t xml:space="preserve">.  </w:t>
      </w:r>
      <w:r w:rsidR="00FA524F">
        <w:rPr>
          <w:rFonts w:ascii="Arial" w:hAnsi="Arial" w:cs="Arial"/>
          <w:b/>
        </w:rPr>
        <w:t>CONTRACTOR</w:t>
      </w:r>
      <w:r w:rsidRPr="00AE4CDE">
        <w:rPr>
          <w:rFonts w:ascii="Arial" w:hAnsi="Arial" w:cs="Arial"/>
          <w:b/>
        </w:rPr>
        <w:t xml:space="preserve"> HEREBY DISCLAIMS ALL OTHER WARRANTIES INCLUDING</w:t>
      </w:r>
      <w:r w:rsidR="008C340A" w:rsidRPr="00AE4CDE">
        <w:rPr>
          <w:rFonts w:ascii="Arial" w:hAnsi="Arial" w:cs="Arial"/>
          <w:b/>
        </w:rPr>
        <w:t>,</w:t>
      </w:r>
      <w:r w:rsidRPr="00AE4CDE">
        <w:rPr>
          <w:rFonts w:ascii="Arial" w:hAnsi="Arial" w:cs="Arial"/>
          <w:b/>
        </w:rPr>
        <w:t xml:space="preserve"> BUT NOT LIMITED TO</w:t>
      </w:r>
      <w:r w:rsidR="008C340A" w:rsidRPr="00AE4CDE">
        <w:rPr>
          <w:rFonts w:ascii="Arial" w:hAnsi="Arial" w:cs="Arial"/>
          <w:b/>
        </w:rPr>
        <w:t>,</w:t>
      </w:r>
      <w:r w:rsidRPr="00AE4CDE">
        <w:rPr>
          <w:rFonts w:ascii="Arial" w:hAnsi="Arial" w:cs="Arial"/>
          <w:b/>
        </w:rPr>
        <w:t xml:space="preserve"> IMPLIED WARRANTIES, WARRANTIES OF FITNESS FOR A PARTICULAR PURPOSE</w:t>
      </w:r>
      <w:r w:rsidR="00EE5533" w:rsidRPr="00AE4CDE">
        <w:rPr>
          <w:rFonts w:ascii="Arial" w:hAnsi="Arial" w:cs="Arial"/>
          <w:b/>
        </w:rPr>
        <w:t>,</w:t>
      </w:r>
      <w:r w:rsidRPr="00AE4CDE">
        <w:rPr>
          <w:rFonts w:ascii="Arial" w:hAnsi="Arial" w:cs="Arial"/>
          <w:b/>
        </w:rPr>
        <w:t xml:space="preserve"> AND WARRANTIES OF MERCHANTABILITY.</w:t>
      </w:r>
    </w:p>
    <w:p w14:paraId="20446157" w14:textId="77777777" w:rsidR="00974953" w:rsidRDefault="00974953" w:rsidP="00C34F59">
      <w:pPr>
        <w:rPr>
          <w:rFonts w:ascii="Arial" w:hAnsi="Arial" w:cs="Arial"/>
          <w:b/>
        </w:rPr>
      </w:pPr>
    </w:p>
    <w:p w14:paraId="7A5701DF" w14:textId="77777777" w:rsidR="00974953" w:rsidRPr="00974953" w:rsidRDefault="00974953" w:rsidP="00C34F59">
      <w:pPr>
        <w:rPr>
          <w:rFonts w:ascii="Arial" w:hAnsi="Arial" w:cs="Arial"/>
          <w:bCs/>
        </w:rPr>
      </w:pPr>
      <w:r>
        <w:rPr>
          <w:rFonts w:ascii="Arial" w:hAnsi="Arial" w:cs="Arial"/>
          <w:bCs/>
        </w:rPr>
        <w:t xml:space="preserve">If </w:t>
      </w:r>
      <w:r w:rsidR="00FA524F">
        <w:rPr>
          <w:rFonts w:ascii="Arial" w:hAnsi="Arial" w:cs="Arial"/>
          <w:bCs/>
        </w:rPr>
        <w:t>Company</w:t>
      </w:r>
      <w:r>
        <w:rPr>
          <w:rFonts w:ascii="Arial" w:hAnsi="Arial" w:cs="Arial"/>
          <w:bCs/>
        </w:rPr>
        <w:t xml:space="preserve"> provides any components</w:t>
      </w:r>
      <w:r w:rsidR="008D65DD">
        <w:rPr>
          <w:rFonts w:ascii="Arial" w:hAnsi="Arial" w:cs="Arial"/>
          <w:bCs/>
        </w:rPr>
        <w:t xml:space="preserve"> to be incorporated into</w:t>
      </w:r>
      <w:r>
        <w:rPr>
          <w:rFonts w:ascii="Arial" w:hAnsi="Arial" w:cs="Arial"/>
          <w:bCs/>
        </w:rPr>
        <w:t xml:space="preserve"> the Materials and Equipment, the Parties will determine as part of the scope how </w:t>
      </w:r>
      <w:r w:rsidR="00FA524F">
        <w:rPr>
          <w:rFonts w:ascii="Arial" w:hAnsi="Arial" w:cs="Arial"/>
          <w:bCs/>
        </w:rPr>
        <w:t>Company</w:t>
      </w:r>
      <w:r w:rsidR="008D65DD">
        <w:rPr>
          <w:rFonts w:ascii="Arial" w:hAnsi="Arial" w:cs="Arial"/>
          <w:bCs/>
        </w:rPr>
        <w:t xml:space="preserve"> will</w:t>
      </w:r>
      <w:r>
        <w:rPr>
          <w:rFonts w:ascii="Arial" w:hAnsi="Arial" w:cs="Arial"/>
          <w:bCs/>
        </w:rPr>
        <w:t xml:space="preserve"> deliver such components to the Vendor.  </w:t>
      </w:r>
      <w:r w:rsidR="00FA524F">
        <w:rPr>
          <w:rFonts w:ascii="Arial" w:hAnsi="Arial" w:cs="Arial"/>
          <w:bCs/>
        </w:rPr>
        <w:t>Contractor</w:t>
      </w:r>
      <w:r>
        <w:rPr>
          <w:rFonts w:ascii="Arial" w:hAnsi="Arial" w:cs="Arial"/>
          <w:bCs/>
        </w:rPr>
        <w:t xml:space="preserve"> and its Vendor will reasonably rely upon the quality of such components per information provided by or through </w:t>
      </w:r>
      <w:r w:rsidR="00FA524F">
        <w:rPr>
          <w:rFonts w:ascii="Arial" w:hAnsi="Arial" w:cs="Arial"/>
          <w:bCs/>
        </w:rPr>
        <w:t>Company</w:t>
      </w:r>
      <w:r w:rsidR="008D65DD">
        <w:rPr>
          <w:rFonts w:ascii="Arial" w:hAnsi="Arial" w:cs="Arial"/>
          <w:bCs/>
        </w:rPr>
        <w:t>, and further have a right to reject use of any such components</w:t>
      </w:r>
      <w:r>
        <w:rPr>
          <w:rFonts w:ascii="Arial" w:hAnsi="Arial" w:cs="Arial"/>
          <w:bCs/>
        </w:rPr>
        <w:t xml:space="preserve">.  Both </w:t>
      </w:r>
      <w:r w:rsidR="00FA524F">
        <w:rPr>
          <w:rFonts w:ascii="Arial" w:hAnsi="Arial" w:cs="Arial"/>
          <w:bCs/>
        </w:rPr>
        <w:t>Contractor</w:t>
      </w:r>
      <w:r>
        <w:rPr>
          <w:rFonts w:ascii="Arial" w:hAnsi="Arial" w:cs="Arial"/>
          <w:bCs/>
        </w:rPr>
        <w:t xml:space="preserve"> and its Vendor disclaim any liability and warranties related to such </w:t>
      </w:r>
      <w:r w:rsidR="00FA524F">
        <w:rPr>
          <w:rFonts w:ascii="Arial" w:hAnsi="Arial" w:cs="Arial"/>
          <w:bCs/>
        </w:rPr>
        <w:t>Company</w:t>
      </w:r>
      <w:r>
        <w:rPr>
          <w:rFonts w:ascii="Arial" w:hAnsi="Arial" w:cs="Arial"/>
          <w:bCs/>
        </w:rPr>
        <w:t>-supplied components, including defects in the Materials and Equipment resulting therefrom.</w:t>
      </w:r>
    </w:p>
    <w:p w14:paraId="76EFBBD9" w14:textId="77777777" w:rsidR="00C34F59" w:rsidRDefault="00C34F59" w:rsidP="00C34F59">
      <w:pPr>
        <w:rPr>
          <w:rFonts w:ascii="Arial" w:hAnsi="Arial" w:cs="Arial"/>
        </w:rPr>
      </w:pPr>
    </w:p>
    <w:p w14:paraId="66066D24" w14:textId="77777777" w:rsidR="00506CCD" w:rsidRDefault="005A0F38" w:rsidP="00C34F59">
      <w:pPr>
        <w:rPr>
          <w:rFonts w:ascii="Arial" w:hAnsi="Arial" w:cs="Arial"/>
        </w:rPr>
      </w:pPr>
      <w:r w:rsidRPr="005A0F38">
        <w:rPr>
          <w:rFonts w:ascii="Arial" w:hAnsi="Arial" w:cs="Arial"/>
          <w:b/>
          <w:bCs/>
        </w:rPr>
        <w:t xml:space="preserve">7.  </w:t>
      </w:r>
      <w:r w:rsidRPr="005A0F38">
        <w:rPr>
          <w:rFonts w:ascii="Arial" w:hAnsi="Arial" w:cs="Arial"/>
          <w:b/>
          <w:bCs/>
          <w:u w:val="single"/>
        </w:rPr>
        <w:t>ASSIGNMENT</w:t>
      </w:r>
      <w:r w:rsidRPr="005A0F38">
        <w:rPr>
          <w:rFonts w:ascii="Arial" w:hAnsi="Arial" w:cs="Arial"/>
          <w:b/>
          <w:bCs/>
        </w:rPr>
        <w:t>:</w:t>
      </w:r>
      <w:r w:rsidRPr="005A0F38">
        <w:rPr>
          <w:rFonts w:ascii="Arial" w:hAnsi="Arial" w:cs="Arial"/>
        </w:rPr>
        <w:t xml:space="preserve">  </w:t>
      </w:r>
      <w:r w:rsidR="00506CCD" w:rsidRPr="005A0F38">
        <w:rPr>
          <w:rFonts w:ascii="Arial" w:hAnsi="Arial" w:cs="Arial"/>
        </w:rPr>
        <w:t>Th</w:t>
      </w:r>
      <w:r w:rsidR="00F87E0D">
        <w:rPr>
          <w:rFonts w:ascii="Arial" w:hAnsi="Arial" w:cs="Arial"/>
        </w:rPr>
        <w:t>ese Additional Terms &amp; Conditions For Procurement</w:t>
      </w:r>
      <w:r w:rsidR="00506CCD" w:rsidRPr="005A0F38">
        <w:rPr>
          <w:rFonts w:ascii="Arial" w:hAnsi="Arial" w:cs="Arial"/>
        </w:rPr>
        <w:t xml:space="preserve"> shall operate as an assignment by </w:t>
      </w:r>
      <w:r w:rsidR="00FA524F">
        <w:rPr>
          <w:rFonts w:ascii="Arial" w:hAnsi="Arial" w:cs="Arial"/>
        </w:rPr>
        <w:t>Contractor</w:t>
      </w:r>
      <w:r w:rsidR="00506CCD" w:rsidRPr="005A0F38">
        <w:rPr>
          <w:rFonts w:ascii="Arial" w:hAnsi="Arial" w:cs="Arial"/>
        </w:rPr>
        <w:t xml:space="preserve"> to </w:t>
      </w:r>
      <w:r w:rsidR="00FA524F">
        <w:rPr>
          <w:rFonts w:ascii="Arial" w:hAnsi="Arial" w:cs="Arial"/>
        </w:rPr>
        <w:t>Company</w:t>
      </w:r>
      <w:r w:rsidR="00506CCD" w:rsidRPr="005A0F38">
        <w:rPr>
          <w:rFonts w:ascii="Arial" w:hAnsi="Arial" w:cs="Arial"/>
        </w:rPr>
        <w:t xml:space="preserve"> of </w:t>
      </w:r>
      <w:r>
        <w:rPr>
          <w:rFonts w:ascii="Arial" w:hAnsi="Arial" w:cs="Arial"/>
        </w:rPr>
        <w:t xml:space="preserve">the Vendor contract, including all warranties thereunder, upon </w:t>
      </w:r>
      <w:r w:rsidR="00FA524F">
        <w:rPr>
          <w:rFonts w:ascii="Arial" w:hAnsi="Arial" w:cs="Arial"/>
        </w:rPr>
        <w:t>Contractor</w:t>
      </w:r>
      <w:r>
        <w:rPr>
          <w:rFonts w:ascii="Arial" w:hAnsi="Arial" w:cs="Arial"/>
        </w:rPr>
        <w:t xml:space="preserve">’s receipt of final payment from </w:t>
      </w:r>
      <w:r w:rsidR="00FA524F">
        <w:rPr>
          <w:rFonts w:ascii="Arial" w:hAnsi="Arial" w:cs="Arial"/>
        </w:rPr>
        <w:t>Company</w:t>
      </w:r>
      <w:r>
        <w:rPr>
          <w:rFonts w:ascii="Arial" w:hAnsi="Arial" w:cs="Arial"/>
        </w:rPr>
        <w:t xml:space="preserve"> for the Materials and Equipment</w:t>
      </w:r>
      <w:r w:rsidR="00630F5E">
        <w:rPr>
          <w:rFonts w:ascii="Arial" w:hAnsi="Arial" w:cs="Arial"/>
        </w:rPr>
        <w:t xml:space="preserve"> under </w:t>
      </w:r>
      <w:r w:rsidR="00FA524F">
        <w:rPr>
          <w:rFonts w:ascii="Arial" w:hAnsi="Arial" w:cs="Arial"/>
        </w:rPr>
        <w:t>the</w:t>
      </w:r>
      <w:r w:rsidR="00630F5E">
        <w:rPr>
          <w:rFonts w:ascii="Arial" w:hAnsi="Arial" w:cs="Arial"/>
        </w:rPr>
        <w:t xml:space="preserve"> </w:t>
      </w:r>
      <w:r w:rsidR="00FA524F">
        <w:rPr>
          <w:rFonts w:ascii="Arial" w:hAnsi="Arial" w:cs="Arial"/>
        </w:rPr>
        <w:t>Individual Release</w:t>
      </w:r>
      <w:r w:rsidR="00506CCD" w:rsidRPr="005A0F38">
        <w:rPr>
          <w:rFonts w:ascii="Arial" w:hAnsi="Arial" w:cs="Arial"/>
        </w:rPr>
        <w:t>.</w:t>
      </w:r>
      <w:r w:rsidR="00506CCD" w:rsidRPr="00AE4CDE">
        <w:rPr>
          <w:rFonts w:ascii="Arial" w:hAnsi="Arial" w:cs="Arial"/>
        </w:rPr>
        <w:t xml:space="preserve">  </w:t>
      </w:r>
      <w:r>
        <w:rPr>
          <w:rFonts w:ascii="Arial" w:hAnsi="Arial" w:cs="Arial"/>
        </w:rPr>
        <w:t xml:space="preserve">The terms of the Vendor contract will include assignability to </w:t>
      </w:r>
      <w:r w:rsidR="00716916">
        <w:rPr>
          <w:rFonts w:ascii="Arial" w:hAnsi="Arial" w:cs="Arial"/>
        </w:rPr>
        <w:t>Company</w:t>
      </w:r>
      <w:r>
        <w:rPr>
          <w:rFonts w:ascii="Arial" w:hAnsi="Arial" w:cs="Arial"/>
        </w:rPr>
        <w:t xml:space="preserve">.  After such assignment, </w:t>
      </w:r>
      <w:r w:rsidR="00716916">
        <w:rPr>
          <w:rFonts w:ascii="Arial" w:hAnsi="Arial" w:cs="Arial"/>
        </w:rPr>
        <w:t>Contractor</w:t>
      </w:r>
      <w:r>
        <w:rPr>
          <w:rFonts w:ascii="Arial" w:hAnsi="Arial" w:cs="Arial"/>
        </w:rPr>
        <w:t xml:space="preserve"> shall have no further liability to either the Vendor or </w:t>
      </w:r>
      <w:r w:rsidR="00716916">
        <w:rPr>
          <w:rFonts w:ascii="Arial" w:hAnsi="Arial" w:cs="Arial"/>
        </w:rPr>
        <w:t>Company</w:t>
      </w:r>
      <w:r w:rsidR="008D65DD">
        <w:rPr>
          <w:rFonts w:ascii="Arial" w:hAnsi="Arial" w:cs="Arial"/>
        </w:rPr>
        <w:t>; provided, however, that</w:t>
      </w:r>
      <w:r w:rsidR="00716916">
        <w:rPr>
          <w:rFonts w:ascii="Arial" w:hAnsi="Arial" w:cs="Arial"/>
        </w:rPr>
        <w:t xml:space="preserve"> Contractor</w:t>
      </w:r>
      <w:r>
        <w:rPr>
          <w:rFonts w:ascii="Arial" w:hAnsi="Arial" w:cs="Arial"/>
        </w:rPr>
        <w:t xml:space="preserve"> and </w:t>
      </w:r>
      <w:r w:rsidR="00716916">
        <w:rPr>
          <w:rFonts w:ascii="Arial" w:hAnsi="Arial" w:cs="Arial"/>
        </w:rPr>
        <w:t>Company</w:t>
      </w:r>
      <w:r>
        <w:rPr>
          <w:rFonts w:ascii="Arial" w:hAnsi="Arial" w:cs="Arial"/>
        </w:rPr>
        <w:t xml:space="preserve"> </w:t>
      </w:r>
      <w:r w:rsidR="008D65DD">
        <w:rPr>
          <w:rFonts w:ascii="Arial" w:hAnsi="Arial" w:cs="Arial"/>
        </w:rPr>
        <w:t xml:space="preserve">may </w:t>
      </w:r>
      <w:r>
        <w:rPr>
          <w:rFonts w:ascii="Arial" w:hAnsi="Arial" w:cs="Arial"/>
        </w:rPr>
        <w:t xml:space="preserve">agree </w:t>
      </w:r>
      <w:r w:rsidR="008D65DD">
        <w:rPr>
          <w:rFonts w:ascii="Arial" w:hAnsi="Arial" w:cs="Arial"/>
        </w:rPr>
        <w:t>up</w:t>
      </w:r>
      <w:r>
        <w:rPr>
          <w:rFonts w:ascii="Arial" w:hAnsi="Arial" w:cs="Arial"/>
        </w:rPr>
        <w:t>on further support Services</w:t>
      </w:r>
      <w:r w:rsidR="008D65DD">
        <w:rPr>
          <w:rFonts w:ascii="Arial" w:hAnsi="Arial" w:cs="Arial"/>
        </w:rPr>
        <w:t xml:space="preserve"> by </w:t>
      </w:r>
      <w:r w:rsidR="00716916">
        <w:rPr>
          <w:rFonts w:ascii="Arial" w:hAnsi="Arial" w:cs="Arial"/>
        </w:rPr>
        <w:t>Contractor</w:t>
      </w:r>
      <w:r w:rsidR="008D65DD">
        <w:rPr>
          <w:rFonts w:ascii="Arial" w:hAnsi="Arial" w:cs="Arial"/>
        </w:rPr>
        <w:t xml:space="preserve"> related to such Materials and Equipment</w:t>
      </w:r>
      <w:r>
        <w:rPr>
          <w:rFonts w:ascii="Arial" w:hAnsi="Arial" w:cs="Arial"/>
        </w:rPr>
        <w:t xml:space="preserve"> pursuant to a separate </w:t>
      </w:r>
      <w:r w:rsidR="00716916">
        <w:rPr>
          <w:rFonts w:ascii="Arial" w:hAnsi="Arial" w:cs="Arial"/>
        </w:rPr>
        <w:t>Individual Release</w:t>
      </w:r>
      <w:r>
        <w:rPr>
          <w:rFonts w:ascii="Arial" w:hAnsi="Arial" w:cs="Arial"/>
        </w:rPr>
        <w:t>.</w:t>
      </w:r>
    </w:p>
    <w:p w14:paraId="1F95DAEB" w14:textId="77777777" w:rsidR="00630F5E" w:rsidRDefault="00630F5E" w:rsidP="00C34F59">
      <w:pPr>
        <w:rPr>
          <w:rFonts w:ascii="Arial" w:hAnsi="Arial" w:cs="Arial"/>
        </w:rPr>
      </w:pPr>
    </w:p>
    <w:p w14:paraId="52FC1EDE" w14:textId="77777777" w:rsidR="00630F5E" w:rsidRPr="00AE4CDE" w:rsidRDefault="00630F5E" w:rsidP="00C34F59">
      <w:pPr>
        <w:rPr>
          <w:rFonts w:ascii="Arial" w:hAnsi="Arial" w:cs="Arial"/>
        </w:rPr>
      </w:pPr>
      <w:r w:rsidRPr="00630F5E">
        <w:rPr>
          <w:rFonts w:ascii="Arial" w:hAnsi="Arial" w:cs="Arial"/>
          <w:b/>
          <w:bCs/>
        </w:rPr>
        <w:lastRenderedPageBreak/>
        <w:t xml:space="preserve">8.  </w:t>
      </w:r>
      <w:r w:rsidRPr="00630F5E">
        <w:rPr>
          <w:rFonts w:ascii="Arial" w:hAnsi="Arial" w:cs="Arial"/>
          <w:b/>
          <w:bCs/>
          <w:u w:val="single"/>
        </w:rPr>
        <w:t>LIMITATION OF LIABILITY</w:t>
      </w:r>
      <w:r>
        <w:rPr>
          <w:rFonts w:ascii="Arial" w:hAnsi="Arial" w:cs="Arial"/>
        </w:rPr>
        <w:t xml:space="preserve">: </w:t>
      </w:r>
      <w:r w:rsidR="00A3314C">
        <w:rPr>
          <w:rFonts w:ascii="Arial" w:hAnsi="Arial" w:cs="Arial"/>
        </w:rPr>
        <w:t>Contractor</w:t>
      </w:r>
      <w:r>
        <w:rPr>
          <w:rFonts w:ascii="Arial" w:hAnsi="Arial" w:cs="Arial"/>
        </w:rPr>
        <w:t xml:space="preserve">’s aggregate limitation of liability to </w:t>
      </w:r>
      <w:r w:rsidR="00A3314C">
        <w:rPr>
          <w:rFonts w:ascii="Arial" w:hAnsi="Arial" w:cs="Arial"/>
        </w:rPr>
        <w:t>Company</w:t>
      </w:r>
      <w:r>
        <w:rPr>
          <w:rFonts w:ascii="Arial" w:hAnsi="Arial" w:cs="Arial"/>
        </w:rPr>
        <w:t xml:space="preserve"> and anyone claiming by, through, or under </w:t>
      </w:r>
      <w:r w:rsidR="00A3314C">
        <w:rPr>
          <w:rFonts w:ascii="Arial" w:hAnsi="Arial" w:cs="Arial"/>
        </w:rPr>
        <w:t>Company</w:t>
      </w:r>
      <w:r>
        <w:rPr>
          <w:rFonts w:ascii="Arial" w:hAnsi="Arial" w:cs="Arial"/>
        </w:rPr>
        <w:t xml:space="preserve"> for any claim of any kind arising</w:t>
      </w:r>
      <w:r w:rsidR="00FA5CCD">
        <w:rPr>
          <w:rFonts w:ascii="Arial" w:hAnsi="Arial" w:cs="Arial"/>
        </w:rPr>
        <w:t xml:space="preserve"> under </w:t>
      </w:r>
      <w:r w:rsidR="00A3314C">
        <w:rPr>
          <w:rFonts w:ascii="Arial" w:hAnsi="Arial" w:cs="Arial"/>
        </w:rPr>
        <w:t>the</w:t>
      </w:r>
      <w:r>
        <w:rPr>
          <w:rFonts w:ascii="Arial" w:hAnsi="Arial" w:cs="Arial"/>
        </w:rPr>
        <w:t xml:space="preserve"> </w:t>
      </w:r>
      <w:r w:rsidR="00A3314C">
        <w:rPr>
          <w:rFonts w:ascii="Arial" w:hAnsi="Arial" w:cs="Arial"/>
        </w:rPr>
        <w:t>Individual Release</w:t>
      </w:r>
      <w:r>
        <w:rPr>
          <w:rFonts w:ascii="Arial" w:hAnsi="Arial" w:cs="Arial"/>
        </w:rPr>
        <w:t xml:space="preserve"> related to procurement of Materials and Equipment shall be limited to the </w:t>
      </w:r>
      <w:r w:rsidR="00FA5CCD">
        <w:rPr>
          <w:rFonts w:ascii="Arial" w:hAnsi="Arial" w:cs="Arial"/>
        </w:rPr>
        <w:t xml:space="preserve">amount of </w:t>
      </w:r>
      <w:r>
        <w:rPr>
          <w:rFonts w:ascii="Arial" w:hAnsi="Arial" w:cs="Arial"/>
        </w:rPr>
        <w:t xml:space="preserve">payment received by </w:t>
      </w:r>
      <w:r w:rsidR="00A3314C">
        <w:rPr>
          <w:rFonts w:ascii="Arial" w:hAnsi="Arial" w:cs="Arial"/>
        </w:rPr>
        <w:t>Contractor</w:t>
      </w:r>
      <w:r>
        <w:rPr>
          <w:rFonts w:ascii="Arial" w:hAnsi="Arial" w:cs="Arial"/>
        </w:rPr>
        <w:t xml:space="preserve"> under the </w:t>
      </w:r>
      <w:r w:rsidR="00A3314C">
        <w:rPr>
          <w:rFonts w:ascii="Arial" w:hAnsi="Arial" w:cs="Arial"/>
        </w:rPr>
        <w:t>Individual Release for the Materials and Equipment</w:t>
      </w:r>
      <w:r>
        <w:rPr>
          <w:rFonts w:ascii="Arial" w:hAnsi="Arial" w:cs="Arial"/>
        </w:rPr>
        <w:t>.  This shall supersede inconsistent language in Section 1</w:t>
      </w:r>
      <w:r w:rsidR="00A3314C">
        <w:rPr>
          <w:rFonts w:ascii="Arial" w:hAnsi="Arial" w:cs="Arial"/>
        </w:rPr>
        <w:t>6</w:t>
      </w:r>
      <w:r>
        <w:rPr>
          <w:rFonts w:ascii="Arial" w:hAnsi="Arial" w:cs="Arial"/>
        </w:rPr>
        <w:t>(</w:t>
      </w:r>
      <w:r w:rsidR="00A3314C">
        <w:rPr>
          <w:rFonts w:ascii="Arial" w:hAnsi="Arial" w:cs="Arial"/>
        </w:rPr>
        <w:t>b</w:t>
      </w:r>
      <w:r>
        <w:rPr>
          <w:rFonts w:ascii="Arial" w:hAnsi="Arial" w:cs="Arial"/>
        </w:rPr>
        <w:t xml:space="preserve">) of the </w:t>
      </w:r>
      <w:r w:rsidR="00A3314C">
        <w:rPr>
          <w:rFonts w:ascii="Arial" w:hAnsi="Arial" w:cs="Arial"/>
        </w:rPr>
        <w:t>Master Services Agreement</w:t>
      </w:r>
      <w:r>
        <w:rPr>
          <w:rFonts w:ascii="Arial" w:hAnsi="Arial" w:cs="Arial"/>
        </w:rPr>
        <w:t>.</w:t>
      </w:r>
    </w:p>
    <w:p w14:paraId="2D391F03" w14:textId="77777777" w:rsidR="00D457A8" w:rsidRPr="00AE4CDE" w:rsidRDefault="00D457A8" w:rsidP="00C34F59">
      <w:pPr>
        <w:rPr>
          <w:rFonts w:ascii="Arial" w:hAnsi="Arial" w:cs="Arial"/>
        </w:rPr>
      </w:pPr>
    </w:p>
    <w:sectPr w:rsidR="00D457A8" w:rsidRPr="00AE4CDE">
      <w:headerReference w:type="even" r:id="rId10"/>
      <w:headerReference w:type="default" r:id="rId11"/>
      <w:footerReference w:type="even" r:id="rId12"/>
      <w:footerReference w:type="default" r:id="rId13"/>
      <w:headerReference w:type="first" r:id="rId14"/>
      <w:footerReference w:type="first" r:id="rId15"/>
      <w:pgSz w:w="12240" w:h="15840"/>
      <w:pgMar w:top="1008" w:right="720" w:bottom="720" w:left="720" w:header="187" w:footer="17"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2CE2D" w14:textId="77777777" w:rsidR="00A02003" w:rsidRDefault="00A02003" w:rsidP="004F7D6C">
      <w:r>
        <w:separator/>
      </w:r>
    </w:p>
  </w:endnote>
  <w:endnote w:type="continuationSeparator" w:id="0">
    <w:p w14:paraId="5B598B37" w14:textId="77777777" w:rsidR="00A02003" w:rsidRDefault="00A02003" w:rsidP="004F7D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B9EC2" w14:textId="77777777" w:rsidR="009E4E5C" w:rsidRDefault="009E4E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C6403" w14:textId="77777777" w:rsidR="00006226" w:rsidRDefault="00006226">
    <w:pPr>
      <w:spacing w:before="140" w:line="100" w:lineRule="exact"/>
      <w:rPr>
        <w:sz w:val="22"/>
      </w:rPr>
    </w:pPr>
  </w:p>
  <w:p w14:paraId="3265B862" w14:textId="77777777" w:rsidR="00006226" w:rsidRDefault="00006226" w:rsidP="007B7F18">
    <w:pPr>
      <w:jc w:val="center"/>
    </w:pPr>
    <w:r>
      <w:fldChar w:fldCharType="begin"/>
    </w:r>
    <w:r>
      <w:instrText xml:space="preserve"> PAGE </w:instrText>
    </w:r>
    <w:r>
      <w:fldChar w:fldCharType="separate"/>
    </w:r>
    <w:r w:rsidR="00EE5533">
      <w:rPr>
        <w:noProof/>
      </w:rPr>
      <w:t>1</w:t>
    </w:r>
    <w:r>
      <w:fldChar w:fldCharType="end"/>
    </w:r>
    <w:r>
      <w:t xml:space="preserve"> of </w:t>
    </w:r>
    <w:r>
      <w:rPr>
        <w:rStyle w:val="PageNumber"/>
      </w:rPr>
      <w:fldChar w:fldCharType="begin"/>
    </w:r>
    <w:r>
      <w:rPr>
        <w:rStyle w:val="PageNumber"/>
      </w:rPr>
      <w:instrText xml:space="preserve"> NUMPAGES </w:instrText>
    </w:r>
    <w:r>
      <w:rPr>
        <w:rStyle w:val="PageNumber"/>
      </w:rPr>
      <w:fldChar w:fldCharType="separate"/>
    </w:r>
    <w:r w:rsidR="00EE5533">
      <w:rPr>
        <w:rStyle w:val="PageNumber"/>
        <w:noProof/>
      </w:rPr>
      <w:t>1</w:t>
    </w:r>
    <w:r>
      <w:rPr>
        <w:rStyle w:val="PageNumber"/>
      </w:rPr>
      <w:fldChar w:fldCharType="end"/>
    </w:r>
  </w:p>
  <w:p w14:paraId="035F53A8" w14:textId="77777777" w:rsidR="00006226" w:rsidRDefault="00006226">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F66ED" w14:textId="77777777" w:rsidR="009E4E5C" w:rsidRDefault="009E4E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D3D87" w14:textId="77777777" w:rsidR="00A02003" w:rsidRDefault="00A02003" w:rsidP="004F7D6C">
      <w:r>
        <w:separator/>
      </w:r>
    </w:p>
  </w:footnote>
  <w:footnote w:type="continuationSeparator" w:id="0">
    <w:p w14:paraId="05972353" w14:textId="77777777" w:rsidR="00A02003" w:rsidRDefault="00A02003" w:rsidP="004F7D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7FFA2" w14:textId="77777777" w:rsidR="009E4E5C" w:rsidRDefault="009E4E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527EF" w14:textId="77777777" w:rsidR="00006226" w:rsidRPr="00F50EB0" w:rsidRDefault="00006226">
    <w:pPr>
      <w:tabs>
        <w:tab w:val="center" w:pos="5400"/>
      </w:tabs>
      <w:suppressAutoHyphens/>
      <w:jc w:val="center"/>
      <w:rPr>
        <w:b/>
        <w:spacing w:val="-1"/>
      </w:rPr>
    </w:pPr>
  </w:p>
  <w:p w14:paraId="3559F476" w14:textId="77777777" w:rsidR="00D00A7C" w:rsidRDefault="00D00A7C">
    <w:pPr>
      <w:tabs>
        <w:tab w:val="center" w:pos="5400"/>
      </w:tabs>
      <w:suppressAutoHyphens/>
      <w:jc w:val="center"/>
      <w:rPr>
        <w:b/>
        <w:spacing w:val="-1"/>
      </w:rPr>
    </w:pPr>
  </w:p>
  <w:p w14:paraId="57041747" w14:textId="77777777" w:rsidR="00D00A7C" w:rsidRDefault="00D00A7C">
    <w:pPr>
      <w:tabs>
        <w:tab w:val="center" w:pos="5400"/>
      </w:tabs>
      <w:suppressAutoHyphens/>
      <w:jc w:val="center"/>
      <w:rPr>
        <w:b/>
        <w:spacing w:val="-1"/>
      </w:rPr>
    </w:pPr>
  </w:p>
  <w:p w14:paraId="52FDD26A" w14:textId="137550E8" w:rsidR="00D00A7C" w:rsidRDefault="00F80293" w:rsidP="00D00A7C">
    <w:pPr>
      <w:tabs>
        <w:tab w:val="center" w:pos="5400"/>
      </w:tabs>
      <w:suppressAutoHyphens/>
      <w:rPr>
        <w:b/>
        <w:spacing w:val="-1"/>
      </w:rPr>
    </w:pPr>
    <w:r>
      <w:rPr>
        <w:noProof/>
      </w:rPr>
      <w:drawing>
        <wp:inline distT="0" distB="0" distL="0" distR="0" wp14:anchorId="74B47810" wp14:editId="45561BCD">
          <wp:extent cx="1828800" cy="393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393700"/>
                  </a:xfrm>
                  <a:prstGeom prst="rect">
                    <a:avLst/>
                  </a:prstGeom>
                  <a:noFill/>
                  <a:ln>
                    <a:noFill/>
                  </a:ln>
                </pic:spPr>
              </pic:pic>
            </a:graphicData>
          </a:graphic>
        </wp:inline>
      </w:drawing>
    </w:r>
  </w:p>
  <w:p w14:paraId="6E7DFB41" w14:textId="77777777" w:rsidR="00D00A7C" w:rsidRDefault="00D00A7C">
    <w:pPr>
      <w:tabs>
        <w:tab w:val="center" w:pos="5400"/>
      </w:tabs>
      <w:suppressAutoHyphens/>
      <w:jc w:val="center"/>
      <w:rPr>
        <w:b/>
        <w:spacing w:val="-1"/>
      </w:rPr>
    </w:pPr>
  </w:p>
  <w:p w14:paraId="721CE924" w14:textId="77777777" w:rsidR="00006226" w:rsidRPr="00D00A7C" w:rsidRDefault="005D1A95">
    <w:pPr>
      <w:tabs>
        <w:tab w:val="center" w:pos="5400"/>
      </w:tabs>
      <w:suppressAutoHyphens/>
      <w:jc w:val="center"/>
      <w:rPr>
        <w:rFonts w:ascii="Arial" w:hAnsi="Arial" w:cs="Arial"/>
        <w:b/>
        <w:spacing w:val="-1"/>
      </w:rPr>
    </w:pPr>
    <w:ins w:id="2" w:author="Vraa, Ryan D" w:date="2026-03-03T09:43:00Z">
      <w:r>
        <w:rPr>
          <w:rFonts w:ascii="Arial" w:hAnsi="Arial" w:cs="Arial"/>
          <w:b/>
          <w:spacing w:val="-1"/>
          <w:sz w:val="24"/>
          <w:szCs w:val="24"/>
        </w:rPr>
        <w:t xml:space="preserve">Exhibit </w:t>
      </w:r>
    </w:ins>
    <w:ins w:id="3" w:author="Vraa, Ryan D" w:date="2026-03-03T09:44:00Z">
      <w:r w:rsidR="009E4E5C">
        <w:rPr>
          <w:rFonts w:ascii="Arial" w:hAnsi="Arial" w:cs="Arial"/>
          <w:b/>
          <w:spacing w:val="-1"/>
          <w:sz w:val="24"/>
          <w:szCs w:val="24"/>
        </w:rPr>
        <w:t>C</w:t>
      </w:r>
    </w:ins>
    <w:ins w:id="4" w:author="Vraa, Ryan D" w:date="2026-03-03T09:43:00Z">
      <w:r>
        <w:rPr>
          <w:rFonts w:ascii="Arial" w:hAnsi="Arial" w:cs="Arial"/>
          <w:b/>
          <w:spacing w:val="-1"/>
          <w:sz w:val="24"/>
          <w:szCs w:val="24"/>
        </w:rPr>
        <w:t xml:space="preserve"> - </w:t>
      </w:r>
    </w:ins>
    <w:r w:rsidR="000A1424">
      <w:rPr>
        <w:rFonts w:ascii="Arial" w:hAnsi="Arial" w:cs="Arial"/>
        <w:b/>
        <w:spacing w:val="-1"/>
        <w:sz w:val="24"/>
        <w:szCs w:val="24"/>
      </w:rPr>
      <w:t>ADDITIONAL</w:t>
    </w:r>
    <w:r w:rsidR="00006226" w:rsidRPr="00D00A7C">
      <w:rPr>
        <w:rFonts w:ascii="Arial" w:hAnsi="Arial" w:cs="Arial"/>
        <w:b/>
        <w:spacing w:val="-1"/>
        <w:sz w:val="24"/>
        <w:szCs w:val="24"/>
      </w:rPr>
      <w:t xml:space="preserve"> TERMS AND CONDITIONS</w:t>
    </w:r>
    <w:r w:rsidR="007B7F18" w:rsidRPr="00D00A7C">
      <w:rPr>
        <w:rFonts w:ascii="Arial" w:hAnsi="Arial" w:cs="Arial"/>
        <w:b/>
        <w:spacing w:val="-1"/>
        <w:sz w:val="24"/>
        <w:szCs w:val="24"/>
      </w:rPr>
      <w:t xml:space="preserve"> FOR PROCUREMENT</w:t>
    </w:r>
    <w:r w:rsidR="00006226" w:rsidRPr="00D00A7C">
      <w:rPr>
        <w:rFonts w:ascii="Arial" w:hAnsi="Arial" w:cs="Arial"/>
        <w:b/>
        <w:spacing w:val="-1"/>
        <w:sz w:val="24"/>
        <w:szCs w:val="24"/>
      </w:rPr>
      <w:t xml:space="preserve"> </w:t>
    </w:r>
  </w:p>
  <w:p w14:paraId="5A290615" w14:textId="77777777" w:rsidR="00006226" w:rsidRDefault="00006226">
    <w:pPr>
      <w:tabs>
        <w:tab w:val="center" w:pos="5400"/>
      </w:tabs>
      <w:suppressAutoHyphens/>
      <w:jc w:val="center"/>
      <w:rPr>
        <w:spacing w:val="-1"/>
      </w:rPr>
    </w:pPr>
  </w:p>
  <w:p w14:paraId="72DB4524" w14:textId="77777777" w:rsidR="00006226" w:rsidRDefault="00006226">
    <w:pPr>
      <w:tabs>
        <w:tab w:val="center" w:pos="5400"/>
      </w:tabs>
      <w:suppressAutoHyphens/>
      <w:jc w:val="center"/>
      <w:rPr>
        <w:spacing w:val="-1"/>
      </w:rPr>
    </w:pPr>
    <w:r>
      <w:rPr>
        <w:spacing w:val="-1"/>
      </w:rPr>
      <w:t>_____________________________________________________________________________________________________________</w:t>
    </w:r>
  </w:p>
  <w:p w14:paraId="60F87D66" w14:textId="77777777" w:rsidR="00006226" w:rsidRDefault="00006226">
    <w:pPr>
      <w:tabs>
        <w:tab w:val="center" w:pos="5400"/>
      </w:tabs>
      <w:suppressAutoHyphens/>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B5FB8" w14:textId="77777777" w:rsidR="009E4E5C" w:rsidRDefault="009E4E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625EF4"/>
    <w:multiLevelType w:val="hybridMultilevel"/>
    <w:tmpl w:val="CD3E5C18"/>
    <w:lvl w:ilvl="0" w:tplc="513CD47A">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318261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F59"/>
    <w:rsid w:val="00001BB5"/>
    <w:rsid w:val="00003627"/>
    <w:rsid w:val="00005E6B"/>
    <w:rsid w:val="00006226"/>
    <w:rsid w:val="0000628C"/>
    <w:rsid w:val="00007934"/>
    <w:rsid w:val="00007F09"/>
    <w:rsid w:val="000103A6"/>
    <w:rsid w:val="00011AE2"/>
    <w:rsid w:val="00012EE2"/>
    <w:rsid w:val="00013EC7"/>
    <w:rsid w:val="00016448"/>
    <w:rsid w:val="00022462"/>
    <w:rsid w:val="000230AF"/>
    <w:rsid w:val="00024278"/>
    <w:rsid w:val="00024309"/>
    <w:rsid w:val="000244B3"/>
    <w:rsid w:val="00024F54"/>
    <w:rsid w:val="0002609B"/>
    <w:rsid w:val="00031CFE"/>
    <w:rsid w:val="000349B7"/>
    <w:rsid w:val="000353B4"/>
    <w:rsid w:val="00036691"/>
    <w:rsid w:val="00036A27"/>
    <w:rsid w:val="00036EF3"/>
    <w:rsid w:val="000370A2"/>
    <w:rsid w:val="00037DC2"/>
    <w:rsid w:val="0004083F"/>
    <w:rsid w:val="000420AD"/>
    <w:rsid w:val="00042D12"/>
    <w:rsid w:val="00043F87"/>
    <w:rsid w:val="00044F52"/>
    <w:rsid w:val="000466C1"/>
    <w:rsid w:val="00050862"/>
    <w:rsid w:val="0005101E"/>
    <w:rsid w:val="00051B71"/>
    <w:rsid w:val="0005310E"/>
    <w:rsid w:val="00053382"/>
    <w:rsid w:val="00054F2D"/>
    <w:rsid w:val="0005561E"/>
    <w:rsid w:val="00055D99"/>
    <w:rsid w:val="00055FE6"/>
    <w:rsid w:val="00056BB0"/>
    <w:rsid w:val="00056D92"/>
    <w:rsid w:val="00057590"/>
    <w:rsid w:val="000576BC"/>
    <w:rsid w:val="000605A4"/>
    <w:rsid w:val="00060B6D"/>
    <w:rsid w:val="0006168C"/>
    <w:rsid w:val="000616C8"/>
    <w:rsid w:val="000641B2"/>
    <w:rsid w:val="0006542B"/>
    <w:rsid w:val="000671D8"/>
    <w:rsid w:val="0007310C"/>
    <w:rsid w:val="00075249"/>
    <w:rsid w:val="00076465"/>
    <w:rsid w:val="00076FA6"/>
    <w:rsid w:val="00077507"/>
    <w:rsid w:val="00080699"/>
    <w:rsid w:val="00080D15"/>
    <w:rsid w:val="00080EF9"/>
    <w:rsid w:val="00082578"/>
    <w:rsid w:val="0008640C"/>
    <w:rsid w:val="00086B11"/>
    <w:rsid w:val="00090EDC"/>
    <w:rsid w:val="00092E7F"/>
    <w:rsid w:val="00093DB5"/>
    <w:rsid w:val="0009491E"/>
    <w:rsid w:val="00094C3F"/>
    <w:rsid w:val="00097EFA"/>
    <w:rsid w:val="000A1424"/>
    <w:rsid w:val="000A15C0"/>
    <w:rsid w:val="000A1674"/>
    <w:rsid w:val="000A3012"/>
    <w:rsid w:val="000A6479"/>
    <w:rsid w:val="000A75F1"/>
    <w:rsid w:val="000B001A"/>
    <w:rsid w:val="000B0F04"/>
    <w:rsid w:val="000B1A0A"/>
    <w:rsid w:val="000B4F54"/>
    <w:rsid w:val="000B5D1B"/>
    <w:rsid w:val="000C2F93"/>
    <w:rsid w:val="000C3AAE"/>
    <w:rsid w:val="000C436B"/>
    <w:rsid w:val="000C4811"/>
    <w:rsid w:val="000C4971"/>
    <w:rsid w:val="000C4C89"/>
    <w:rsid w:val="000C6D77"/>
    <w:rsid w:val="000C7545"/>
    <w:rsid w:val="000D0AF0"/>
    <w:rsid w:val="000D2A57"/>
    <w:rsid w:val="000D6B02"/>
    <w:rsid w:val="000D7576"/>
    <w:rsid w:val="000E0D13"/>
    <w:rsid w:val="000E149B"/>
    <w:rsid w:val="000E4CA3"/>
    <w:rsid w:val="000E62EB"/>
    <w:rsid w:val="000E6717"/>
    <w:rsid w:val="000F06A5"/>
    <w:rsid w:val="000F0701"/>
    <w:rsid w:val="000F5276"/>
    <w:rsid w:val="000F6CF1"/>
    <w:rsid w:val="000F7F98"/>
    <w:rsid w:val="00102537"/>
    <w:rsid w:val="00102C5B"/>
    <w:rsid w:val="00104B04"/>
    <w:rsid w:val="00104FF7"/>
    <w:rsid w:val="00105D55"/>
    <w:rsid w:val="00105FA4"/>
    <w:rsid w:val="00110158"/>
    <w:rsid w:val="001112E4"/>
    <w:rsid w:val="001116C1"/>
    <w:rsid w:val="00115B39"/>
    <w:rsid w:val="001165A9"/>
    <w:rsid w:val="00120181"/>
    <w:rsid w:val="001204A6"/>
    <w:rsid w:val="00120B55"/>
    <w:rsid w:val="001235A2"/>
    <w:rsid w:val="00126736"/>
    <w:rsid w:val="001270B3"/>
    <w:rsid w:val="00127EF9"/>
    <w:rsid w:val="00130426"/>
    <w:rsid w:val="00131091"/>
    <w:rsid w:val="00134451"/>
    <w:rsid w:val="00140FDD"/>
    <w:rsid w:val="00141B35"/>
    <w:rsid w:val="00142A27"/>
    <w:rsid w:val="00142AAB"/>
    <w:rsid w:val="00143195"/>
    <w:rsid w:val="00143DEB"/>
    <w:rsid w:val="00145111"/>
    <w:rsid w:val="0014552E"/>
    <w:rsid w:val="001467E6"/>
    <w:rsid w:val="00150944"/>
    <w:rsid w:val="00150DEF"/>
    <w:rsid w:val="00151375"/>
    <w:rsid w:val="00151509"/>
    <w:rsid w:val="00151D91"/>
    <w:rsid w:val="001520B5"/>
    <w:rsid w:val="00154F07"/>
    <w:rsid w:val="0015500F"/>
    <w:rsid w:val="001553D7"/>
    <w:rsid w:val="001559FA"/>
    <w:rsid w:val="00155CF9"/>
    <w:rsid w:val="001629FF"/>
    <w:rsid w:val="00162FF7"/>
    <w:rsid w:val="0016353E"/>
    <w:rsid w:val="00165982"/>
    <w:rsid w:val="0016598E"/>
    <w:rsid w:val="00165A7A"/>
    <w:rsid w:val="001665A6"/>
    <w:rsid w:val="0017059D"/>
    <w:rsid w:val="001718B4"/>
    <w:rsid w:val="00172072"/>
    <w:rsid w:val="00172531"/>
    <w:rsid w:val="00174780"/>
    <w:rsid w:val="00174C72"/>
    <w:rsid w:val="0017603F"/>
    <w:rsid w:val="00176D38"/>
    <w:rsid w:val="00177137"/>
    <w:rsid w:val="00181998"/>
    <w:rsid w:val="00182314"/>
    <w:rsid w:val="00182320"/>
    <w:rsid w:val="00184049"/>
    <w:rsid w:val="0019035E"/>
    <w:rsid w:val="00190B3E"/>
    <w:rsid w:val="001948FC"/>
    <w:rsid w:val="001979AF"/>
    <w:rsid w:val="001A0071"/>
    <w:rsid w:val="001A0453"/>
    <w:rsid w:val="001A10CE"/>
    <w:rsid w:val="001A1591"/>
    <w:rsid w:val="001A34B5"/>
    <w:rsid w:val="001A3E42"/>
    <w:rsid w:val="001A6E8E"/>
    <w:rsid w:val="001A73F3"/>
    <w:rsid w:val="001B2449"/>
    <w:rsid w:val="001B41B3"/>
    <w:rsid w:val="001B49FC"/>
    <w:rsid w:val="001B6012"/>
    <w:rsid w:val="001B6EF1"/>
    <w:rsid w:val="001B7A96"/>
    <w:rsid w:val="001C186E"/>
    <w:rsid w:val="001C37DE"/>
    <w:rsid w:val="001C3FE2"/>
    <w:rsid w:val="001C589F"/>
    <w:rsid w:val="001C590E"/>
    <w:rsid w:val="001D0EFC"/>
    <w:rsid w:val="001D16F7"/>
    <w:rsid w:val="001D33EF"/>
    <w:rsid w:val="001D42BD"/>
    <w:rsid w:val="001D4723"/>
    <w:rsid w:val="001D6C85"/>
    <w:rsid w:val="001D6C90"/>
    <w:rsid w:val="001D7B04"/>
    <w:rsid w:val="001E0BC9"/>
    <w:rsid w:val="001E151D"/>
    <w:rsid w:val="001E2CD1"/>
    <w:rsid w:val="001E46A2"/>
    <w:rsid w:val="001E6980"/>
    <w:rsid w:val="001E7303"/>
    <w:rsid w:val="001F1282"/>
    <w:rsid w:val="001F1884"/>
    <w:rsid w:val="001F1BFA"/>
    <w:rsid w:val="001F3F7A"/>
    <w:rsid w:val="001F4C51"/>
    <w:rsid w:val="001F5444"/>
    <w:rsid w:val="001F553E"/>
    <w:rsid w:val="001F5F8B"/>
    <w:rsid w:val="001F620E"/>
    <w:rsid w:val="001F6CF0"/>
    <w:rsid w:val="002003DD"/>
    <w:rsid w:val="00200A29"/>
    <w:rsid w:val="0020126E"/>
    <w:rsid w:val="00201FC4"/>
    <w:rsid w:val="00203533"/>
    <w:rsid w:val="00203AA7"/>
    <w:rsid w:val="00203E35"/>
    <w:rsid w:val="0020625C"/>
    <w:rsid w:val="00206E81"/>
    <w:rsid w:val="00207053"/>
    <w:rsid w:val="00210A82"/>
    <w:rsid w:val="0021102D"/>
    <w:rsid w:val="00211450"/>
    <w:rsid w:val="00211FFA"/>
    <w:rsid w:val="002149E4"/>
    <w:rsid w:val="00215A92"/>
    <w:rsid w:val="00221E96"/>
    <w:rsid w:val="002266A9"/>
    <w:rsid w:val="00227A89"/>
    <w:rsid w:val="00230253"/>
    <w:rsid w:val="00230DC1"/>
    <w:rsid w:val="00231B34"/>
    <w:rsid w:val="002320D9"/>
    <w:rsid w:val="0023321B"/>
    <w:rsid w:val="00233B62"/>
    <w:rsid w:val="00234D0A"/>
    <w:rsid w:val="0023574A"/>
    <w:rsid w:val="002367F0"/>
    <w:rsid w:val="002402F8"/>
    <w:rsid w:val="00242D38"/>
    <w:rsid w:val="002459BE"/>
    <w:rsid w:val="00253575"/>
    <w:rsid w:val="002546DE"/>
    <w:rsid w:val="00260B81"/>
    <w:rsid w:val="00260B84"/>
    <w:rsid w:val="00271D96"/>
    <w:rsid w:val="0027278E"/>
    <w:rsid w:val="00273F67"/>
    <w:rsid w:val="0027486E"/>
    <w:rsid w:val="002809A0"/>
    <w:rsid w:val="0028260E"/>
    <w:rsid w:val="00287159"/>
    <w:rsid w:val="00290F75"/>
    <w:rsid w:val="0029238B"/>
    <w:rsid w:val="00293A77"/>
    <w:rsid w:val="00294DC4"/>
    <w:rsid w:val="002958DC"/>
    <w:rsid w:val="002A0ED9"/>
    <w:rsid w:val="002A18F9"/>
    <w:rsid w:val="002A2DDD"/>
    <w:rsid w:val="002A40C9"/>
    <w:rsid w:val="002A5913"/>
    <w:rsid w:val="002A652D"/>
    <w:rsid w:val="002A6F9E"/>
    <w:rsid w:val="002A7E47"/>
    <w:rsid w:val="002B6478"/>
    <w:rsid w:val="002B6B9D"/>
    <w:rsid w:val="002C1677"/>
    <w:rsid w:val="002C174F"/>
    <w:rsid w:val="002C18FD"/>
    <w:rsid w:val="002C1B42"/>
    <w:rsid w:val="002C27C0"/>
    <w:rsid w:val="002D04E7"/>
    <w:rsid w:val="002D227B"/>
    <w:rsid w:val="002D2CD9"/>
    <w:rsid w:val="002D4A78"/>
    <w:rsid w:val="002E0B38"/>
    <w:rsid w:val="002E132A"/>
    <w:rsid w:val="002E16F6"/>
    <w:rsid w:val="002E24B6"/>
    <w:rsid w:val="002E3D42"/>
    <w:rsid w:val="002E49D5"/>
    <w:rsid w:val="002E5F3A"/>
    <w:rsid w:val="002E70C7"/>
    <w:rsid w:val="002E72E6"/>
    <w:rsid w:val="002E7C3E"/>
    <w:rsid w:val="002F3A82"/>
    <w:rsid w:val="00302395"/>
    <w:rsid w:val="003033D8"/>
    <w:rsid w:val="00306650"/>
    <w:rsid w:val="00306875"/>
    <w:rsid w:val="00306F24"/>
    <w:rsid w:val="0030785C"/>
    <w:rsid w:val="003111A7"/>
    <w:rsid w:val="00311DAA"/>
    <w:rsid w:val="003127AC"/>
    <w:rsid w:val="00312B3E"/>
    <w:rsid w:val="00315451"/>
    <w:rsid w:val="00315567"/>
    <w:rsid w:val="003159EA"/>
    <w:rsid w:val="00315E54"/>
    <w:rsid w:val="00316788"/>
    <w:rsid w:val="0032090A"/>
    <w:rsid w:val="00321459"/>
    <w:rsid w:val="00321859"/>
    <w:rsid w:val="003219C2"/>
    <w:rsid w:val="003237B2"/>
    <w:rsid w:val="00326596"/>
    <w:rsid w:val="0032712E"/>
    <w:rsid w:val="00330B03"/>
    <w:rsid w:val="003315EC"/>
    <w:rsid w:val="0033160F"/>
    <w:rsid w:val="0033169B"/>
    <w:rsid w:val="00332607"/>
    <w:rsid w:val="00333483"/>
    <w:rsid w:val="00334EBC"/>
    <w:rsid w:val="0033624B"/>
    <w:rsid w:val="00336435"/>
    <w:rsid w:val="00336BFD"/>
    <w:rsid w:val="0034228C"/>
    <w:rsid w:val="00342B94"/>
    <w:rsid w:val="00345764"/>
    <w:rsid w:val="00345A02"/>
    <w:rsid w:val="00350BDD"/>
    <w:rsid w:val="00350CA6"/>
    <w:rsid w:val="00350D66"/>
    <w:rsid w:val="0035128C"/>
    <w:rsid w:val="00351EC9"/>
    <w:rsid w:val="00353DA1"/>
    <w:rsid w:val="0035485E"/>
    <w:rsid w:val="00360F6D"/>
    <w:rsid w:val="00361187"/>
    <w:rsid w:val="00361944"/>
    <w:rsid w:val="003624F4"/>
    <w:rsid w:val="00364EC6"/>
    <w:rsid w:val="00365E5A"/>
    <w:rsid w:val="003679D5"/>
    <w:rsid w:val="00367C2C"/>
    <w:rsid w:val="0037305D"/>
    <w:rsid w:val="003733BF"/>
    <w:rsid w:val="00374F1C"/>
    <w:rsid w:val="003772FD"/>
    <w:rsid w:val="00377597"/>
    <w:rsid w:val="0038214A"/>
    <w:rsid w:val="00383220"/>
    <w:rsid w:val="00383EF9"/>
    <w:rsid w:val="0038561F"/>
    <w:rsid w:val="003861E5"/>
    <w:rsid w:val="00386410"/>
    <w:rsid w:val="003864F6"/>
    <w:rsid w:val="003868FF"/>
    <w:rsid w:val="003906C4"/>
    <w:rsid w:val="003906CF"/>
    <w:rsid w:val="003907DD"/>
    <w:rsid w:val="0039151C"/>
    <w:rsid w:val="00391D4C"/>
    <w:rsid w:val="00392497"/>
    <w:rsid w:val="00393B53"/>
    <w:rsid w:val="003964CB"/>
    <w:rsid w:val="00397792"/>
    <w:rsid w:val="003A049F"/>
    <w:rsid w:val="003A21C7"/>
    <w:rsid w:val="003A291A"/>
    <w:rsid w:val="003A5586"/>
    <w:rsid w:val="003A6679"/>
    <w:rsid w:val="003A7B51"/>
    <w:rsid w:val="003B0D34"/>
    <w:rsid w:val="003B0D35"/>
    <w:rsid w:val="003B25DB"/>
    <w:rsid w:val="003B4FEF"/>
    <w:rsid w:val="003B51C5"/>
    <w:rsid w:val="003B60EF"/>
    <w:rsid w:val="003B6C35"/>
    <w:rsid w:val="003B6F9F"/>
    <w:rsid w:val="003B6FD7"/>
    <w:rsid w:val="003B75CE"/>
    <w:rsid w:val="003B7CDE"/>
    <w:rsid w:val="003C005E"/>
    <w:rsid w:val="003C0233"/>
    <w:rsid w:val="003C0C5A"/>
    <w:rsid w:val="003C12BF"/>
    <w:rsid w:val="003C1417"/>
    <w:rsid w:val="003C2920"/>
    <w:rsid w:val="003C3A0A"/>
    <w:rsid w:val="003C3DE4"/>
    <w:rsid w:val="003C517C"/>
    <w:rsid w:val="003C5AB8"/>
    <w:rsid w:val="003C5FAB"/>
    <w:rsid w:val="003C65CE"/>
    <w:rsid w:val="003C6EB2"/>
    <w:rsid w:val="003D097D"/>
    <w:rsid w:val="003D0EC7"/>
    <w:rsid w:val="003D21AB"/>
    <w:rsid w:val="003D48BF"/>
    <w:rsid w:val="003D7954"/>
    <w:rsid w:val="003D7AAF"/>
    <w:rsid w:val="003E100A"/>
    <w:rsid w:val="003E1530"/>
    <w:rsid w:val="003E189E"/>
    <w:rsid w:val="003E3BE2"/>
    <w:rsid w:val="003E4ACE"/>
    <w:rsid w:val="003F14AC"/>
    <w:rsid w:val="003F1530"/>
    <w:rsid w:val="003F1AE6"/>
    <w:rsid w:val="003F320C"/>
    <w:rsid w:val="003F3972"/>
    <w:rsid w:val="003F716E"/>
    <w:rsid w:val="004019F9"/>
    <w:rsid w:val="00402A8E"/>
    <w:rsid w:val="0040470C"/>
    <w:rsid w:val="00410C5D"/>
    <w:rsid w:val="00412945"/>
    <w:rsid w:val="0042030D"/>
    <w:rsid w:val="0042441F"/>
    <w:rsid w:val="00425261"/>
    <w:rsid w:val="004253C9"/>
    <w:rsid w:val="004262CF"/>
    <w:rsid w:val="00426BA2"/>
    <w:rsid w:val="00427229"/>
    <w:rsid w:val="00427A77"/>
    <w:rsid w:val="00430C75"/>
    <w:rsid w:val="00431CA7"/>
    <w:rsid w:val="00432C81"/>
    <w:rsid w:val="00433350"/>
    <w:rsid w:val="00436FF4"/>
    <w:rsid w:val="004413BF"/>
    <w:rsid w:val="004434C8"/>
    <w:rsid w:val="004443C0"/>
    <w:rsid w:val="00444612"/>
    <w:rsid w:val="00444EE5"/>
    <w:rsid w:val="00445B53"/>
    <w:rsid w:val="00446131"/>
    <w:rsid w:val="004463A1"/>
    <w:rsid w:val="004463BF"/>
    <w:rsid w:val="004466A2"/>
    <w:rsid w:val="00446D75"/>
    <w:rsid w:val="00447170"/>
    <w:rsid w:val="00452660"/>
    <w:rsid w:val="00452C80"/>
    <w:rsid w:val="004548C6"/>
    <w:rsid w:val="00454B9F"/>
    <w:rsid w:val="0046176E"/>
    <w:rsid w:val="0046198F"/>
    <w:rsid w:val="00465D21"/>
    <w:rsid w:val="00467FD3"/>
    <w:rsid w:val="00470355"/>
    <w:rsid w:val="004730DF"/>
    <w:rsid w:val="00481D8A"/>
    <w:rsid w:val="00482BF3"/>
    <w:rsid w:val="0048567F"/>
    <w:rsid w:val="00486671"/>
    <w:rsid w:val="00486951"/>
    <w:rsid w:val="0048704E"/>
    <w:rsid w:val="00487DC4"/>
    <w:rsid w:val="00490412"/>
    <w:rsid w:val="00493BAA"/>
    <w:rsid w:val="00495D9F"/>
    <w:rsid w:val="004967CA"/>
    <w:rsid w:val="004967DC"/>
    <w:rsid w:val="00497092"/>
    <w:rsid w:val="004A3409"/>
    <w:rsid w:val="004A5C4A"/>
    <w:rsid w:val="004A608E"/>
    <w:rsid w:val="004B0FC2"/>
    <w:rsid w:val="004B2B81"/>
    <w:rsid w:val="004B3EBD"/>
    <w:rsid w:val="004B580E"/>
    <w:rsid w:val="004B6E00"/>
    <w:rsid w:val="004B704D"/>
    <w:rsid w:val="004B7DB9"/>
    <w:rsid w:val="004C2B3C"/>
    <w:rsid w:val="004C2F26"/>
    <w:rsid w:val="004C3C8A"/>
    <w:rsid w:val="004C41F9"/>
    <w:rsid w:val="004C514F"/>
    <w:rsid w:val="004C5CE5"/>
    <w:rsid w:val="004C5F5E"/>
    <w:rsid w:val="004D4166"/>
    <w:rsid w:val="004D682E"/>
    <w:rsid w:val="004E08FE"/>
    <w:rsid w:val="004E258A"/>
    <w:rsid w:val="004E3D23"/>
    <w:rsid w:val="004E3F5A"/>
    <w:rsid w:val="004E5E5C"/>
    <w:rsid w:val="004F0315"/>
    <w:rsid w:val="004F20AD"/>
    <w:rsid w:val="004F5082"/>
    <w:rsid w:val="004F5F76"/>
    <w:rsid w:val="004F6DAE"/>
    <w:rsid w:val="004F70DD"/>
    <w:rsid w:val="004F711F"/>
    <w:rsid w:val="004F7D6C"/>
    <w:rsid w:val="00501418"/>
    <w:rsid w:val="00501584"/>
    <w:rsid w:val="00501661"/>
    <w:rsid w:val="005017DF"/>
    <w:rsid w:val="00501AB8"/>
    <w:rsid w:val="0050482A"/>
    <w:rsid w:val="0050689F"/>
    <w:rsid w:val="00506CCD"/>
    <w:rsid w:val="00510CBC"/>
    <w:rsid w:val="005114F9"/>
    <w:rsid w:val="005128B4"/>
    <w:rsid w:val="00512C50"/>
    <w:rsid w:val="0051542E"/>
    <w:rsid w:val="00515511"/>
    <w:rsid w:val="0051557A"/>
    <w:rsid w:val="00516545"/>
    <w:rsid w:val="005174B5"/>
    <w:rsid w:val="00520346"/>
    <w:rsid w:val="00520ADD"/>
    <w:rsid w:val="00521D93"/>
    <w:rsid w:val="00523034"/>
    <w:rsid w:val="00523561"/>
    <w:rsid w:val="00525E95"/>
    <w:rsid w:val="00526692"/>
    <w:rsid w:val="005272DD"/>
    <w:rsid w:val="00527BC4"/>
    <w:rsid w:val="00530BE4"/>
    <w:rsid w:val="00532329"/>
    <w:rsid w:val="00532389"/>
    <w:rsid w:val="00534AAB"/>
    <w:rsid w:val="00541165"/>
    <w:rsid w:val="0054180D"/>
    <w:rsid w:val="0054189A"/>
    <w:rsid w:val="00541979"/>
    <w:rsid w:val="00543AEF"/>
    <w:rsid w:val="00544DC8"/>
    <w:rsid w:val="00546133"/>
    <w:rsid w:val="0054767F"/>
    <w:rsid w:val="005476EC"/>
    <w:rsid w:val="00550201"/>
    <w:rsid w:val="0055172A"/>
    <w:rsid w:val="00552027"/>
    <w:rsid w:val="00552D13"/>
    <w:rsid w:val="00554ACC"/>
    <w:rsid w:val="00554D19"/>
    <w:rsid w:val="00556040"/>
    <w:rsid w:val="0055608E"/>
    <w:rsid w:val="005578F0"/>
    <w:rsid w:val="00560163"/>
    <w:rsid w:val="00560DAC"/>
    <w:rsid w:val="00564143"/>
    <w:rsid w:val="00567117"/>
    <w:rsid w:val="005714D6"/>
    <w:rsid w:val="005726B8"/>
    <w:rsid w:val="0058085E"/>
    <w:rsid w:val="005812A6"/>
    <w:rsid w:val="005815B2"/>
    <w:rsid w:val="00581E36"/>
    <w:rsid w:val="0058265A"/>
    <w:rsid w:val="00583066"/>
    <w:rsid w:val="00584B88"/>
    <w:rsid w:val="00584EDE"/>
    <w:rsid w:val="00587ACA"/>
    <w:rsid w:val="00592EF4"/>
    <w:rsid w:val="005930C4"/>
    <w:rsid w:val="00594505"/>
    <w:rsid w:val="00595535"/>
    <w:rsid w:val="00595B7C"/>
    <w:rsid w:val="00596BFD"/>
    <w:rsid w:val="005A04F6"/>
    <w:rsid w:val="005A0F38"/>
    <w:rsid w:val="005A2CD4"/>
    <w:rsid w:val="005A3275"/>
    <w:rsid w:val="005A3EE5"/>
    <w:rsid w:val="005A6F32"/>
    <w:rsid w:val="005A7B5F"/>
    <w:rsid w:val="005B1666"/>
    <w:rsid w:val="005B3A53"/>
    <w:rsid w:val="005B40CC"/>
    <w:rsid w:val="005B4D62"/>
    <w:rsid w:val="005B78D8"/>
    <w:rsid w:val="005C1043"/>
    <w:rsid w:val="005C1F87"/>
    <w:rsid w:val="005C2403"/>
    <w:rsid w:val="005C28B8"/>
    <w:rsid w:val="005C2DAE"/>
    <w:rsid w:val="005C3633"/>
    <w:rsid w:val="005C5516"/>
    <w:rsid w:val="005C631F"/>
    <w:rsid w:val="005D05EA"/>
    <w:rsid w:val="005D1232"/>
    <w:rsid w:val="005D1A95"/>
    <w:rsid w:val="005D1B33"/>
    <w:rsid w:val="005D1CE8"/>
    <w:rsid w:val="005D5447"/>
    <w:rsid w:val="005D5643"/>
    <w:rsid w:val="005E04B5"/>
    <w:rsid w:val="005E1B25"/>
    <w:rsid w:val="005E3ABE"/>
    <w:rsid w:val="005E4BBD"/>
    <w:rsid w:val="005E78D6"/>
    <w:rsid w:val="005F0118"/>
    <w:rsid w:val="005F1316"/>
    <w:rsid w:val="005F2084"/>
    <w:rsid w:val="005F2BE0"/>
    <w:rsid w:val="005F3E3E"/>
    <w:rsid w:val="005F44C8"/>
    <w:rsid w:val="005F78B3"/>
    <w:rsid w:val="00600153"/>
    <w:rsid w:val="006002EC"/>
    <w:rsid w:val="00600E5E"/>
    <w:rsid w:val="00601192"/>
    <w:rsid w:val="006019B0"/>
    <w:rsid w:val="00601C8B"/>
    <w:rsid w:val="00601CE4"/>
    <w:rsid w:val="00601D7F"/>
    <w:rsid w:val="00601E64"/>
    <w:rsid w:val="0060296D"/>
    <w:rsid w:val="006054C7"/>
    <w:rsid w:val="0060590D"/>
    <w:rsid w:val="00605A71"/>
    <w:rsid w:val="0061277B"/>
    <w:rsid w:val="00613841"/>
    <w:rsid w:val="00614F40"/>
    <w:rsid w:val="00615170"/>
    <w:rsid w:val="00615CED"/>
    <w:rsid w:val="0061627B"/>
    <w:rsid w:val="00620411"/>
    <w:rsid w:val="00620567"/>
    <w:rsid w:val="006228A0"/>
    <w:rsid w:val="00623B99"/>
    <w:rsid w:val="00625E08"/>
    <w:rsid w:val="00625F15"/>
    <w:rsid w:val="0062612B"/>
    <w:rsid w:val="0062673D"/>
    <w:rsid w:val="00626E5E"/>
    <w:rsid w:val="00627101"/>
    <w:rsid w:val="00627D4E"/>
    <w:rsid w:val="00630B83"/>
    <w:rsid w:val="00630F5E"/>
    <w:rsid w:val="00631095"/>
    <w:rsid w:val="0063332D"/>
    <w:rsid w:val="006346CC"/>
    <w:rsid w:val="00634FBB"/>
    <w:rsid w:val="00635E5F"/>
    <w:rsid w:val="006363BC"/>
    <w:rsid w:val="006368FF"/>
    <w:rsid w:val="0063798B"/>
    <w:rsid w:val="0064137D"/>
    <w:rsid w:val="00641A4E"/>
    <w:rsid w:val="0064533C"/>
    <w:rsid w:val="00645FB1"/>
    <w:rsid w:val="00647AD8"/>
    <w:rsid w:val="00647B86"/>
    <w:rsid w:val="00651BB3"/>
    <w:rsid w:val="006527B2"/>
    <w:rsid w:val="00652F21"/>
    <w:rsid w:val="006536EF"/>
    <w:rsid w:val="00657E22"/>
    <w:rsid w:val="00660305"/>
    <w:rsid w:val="0066080D"/>
    <w:rsid w:val="00661755"/>
    <w:rsid w:val="00661BBF"/>
    <w:rsid w:val="006641AE"/>
    <w:rsid w:val="00664DAD"/>
    <w:rsid w:val="00664DBE"/>
    <w:rsid w:val="00666F8F"/>
    <w:rsid w:val="00667807"/>
    <w:rsid w:val="00667A35"/>
    <w:rsid w:val="00672AB3"/>
    <w:rsid w:val="00672FA8"/>
    <w:rsid w:val="00673168"/>
    <w:rsid w:val="00674CC2"/>
    <w:rsid w:val="00675DD2"/>
    <w:rsid w:val="0068032F"/>
    <w:rsid w:val="0068349C"/>
    <w:rsid w:val="00687668"/>
    <w:rsid w:val="00693664"/>
    <w:rsid w:val="00695969"/>
    <w:rsid w:val="00696C12"/>
    <w:rsid w:val="00697238"/>
    <w:rsid w:val="006A0813"/>
    <w:rsid w:val="006A08DC"/>
    <w:rsid w:val="006A1930"/>
    <w:rsid w:val="006A4199"/>
    <w:rsid w:val="006A605C"/>
    <w:rsid w:val="006A71AF"/>
    <w:rsid w:val="006A787C"/>
    <w:rsid w:val="006B03EC"/>
    <w:rsid w:val="006B1CA6"/>
    <w:rsid w:val="006B254B"/>
    <w:rsid w:val="006B2A84"/>
    <w:rsid w:val="006B4242"/>
    <w:rsid w:val="006B42F3"/>
    <w:rsid w:val="006B4317"/>
    <w:rsid w:val="006B4D64"/>
    <w:rsid w:val="006B533D"/>
    <w:rsid w:val="006C348B"/>
    <w:rsid w:val="006C4FF4"/>
    <w:rsid w:val="006C54FF"/>
    <w:rsid w:val="006C6014"/>
    <w:rsid w:val="006C6F91"/>
    <w:rsid w:val="006D016A"/>
    <w:rsid w:val="006D1E1C"/>
    <w:rsid w:val="006D44D6"/>
    <w:rsid w:val="006D679E"/>
    <w:rsid w:val="006D71A3"/>
    <w:rsid w:val="006D78E2"/>
    <w:rsid w:val="006E078C"/>
    <w:rsid w:val="006E1C8E"/>
    <w:rsid w:val="006E2E83"/>
    <w:rsid w:val="006E430A"/>
    <w:rsid w:val="006E61FE"/>
    <w:rsid w:val="006E74B4"/>
    <w:rsid w:val="006F00A7"/>
    <w:rsid w:val="006F06E0"/>
    <w:rsid w:val="006F263E"/>
    <w:rsid w:val="006F71A6"/>
    <w:rsid w:val="006F7449"/>
    <w:rsid w:val="00701E1E"/>
    <w:rsid w:val="007066C1"/>
    <w:rsid w:val="00707EB3"/>
    <w:rsid w:val="00712BA3"/>
    <w:rsid w:val="007160E9"/>
    <w:rsid w:val="00716916"/>
    <w:rsid w:val="00720319"/>
    <w:rsid w:val="007205C7"/>
    <w:rsid w:val="00721665"/>
    <w:rsid w:val="0072181F"/>
    <w:rsid w:val="0072214C"/>
    <w:rsid w:val="007245D9"/>
    <w:rsid w:val="00724B61"/>
    <w:rsid w:val="007263CE"/>
    <w:rsid w:val="0072756C"/>
    <w:rsid w:val="00730571"/>
    <w:rsid w:val="00733BAB"/>
    <w:rsid w:val="0073461A"/>
    <w:rsid w:val="007403EB"/>
    <w:rsid w:val="00740A43"/>
    <w:rsid w:val="007425E8"/>
    <w:rsid w:val="00743192"/>
    <w:rsid w:val="0074324F"/>
    <w:rsid w:val="007432F9"/>
    <w:rsid w:val="007442A4"/>
    <w:rsid w:val="007458A0"/>
    <w:rsid w:val="00745BA5"/>
    <w:rsid w:val="00746F2C"/>
    <w:rsid w:val="00754765"/>
    <w:rsid w:val="007557C1"/>
    <w:rsid w:val="00760BAB"/>
    <w:rsid w:val="0076113A"/>
    <w:rsid w:val="0076232F"/>
    <w:rsid w:val="00763FA2"/>
    <w:rsid w:val="00764322"/>
    <w:rsid w:val="007671B2"/>
    <w:rsid w:val="00770978"/>
    <w:rsid w:val="00773F40"/>
    <w:rsid w:val="00776DBD"/>
    <w:rsid w:val="0078286B"/>
    <w:rsid w:val="00785C5C"/>
    <w:rsid w:val="00787375"/>
    <w:rsid w:val="00792C2E"/>
    <w:rsid w:val="007976B8"/>
    <w:rsid w:val="007A15CB"/>
    <w:rsid w:val="007A5E4D"/>
    <w:rsid w:val="007A6121"/>
    <w:rsid w:val="007B3CB0"/>
    <w:rsid w:val="007B4754"/>
    <w:rsid w:val="007B4DB0"/>
    <w:rsid w:val="007B7F18"/>
    <w:rsid w:val="007C57FA"/>
    <w:rsid w:val="007D133B"/>
    <w:rsid w:val="007D2FB2"/>
    <w:rsid w:val="007D3CB2"/>
    <w:rsid w:val="007D4D70"/>
    <w:rsid w:val="007D72FC"/>
    <w:rsid w:val="007D75F3"/>
    <w:rsid w:val="007E0A0C"/>
    <w:rsid w:val="007E42ED"/>
    <w:rsid w:val="007E4CA2"/>
    <w:rsid w:val="007E5EB6"/>
    <w:rsid w:val="007E6E46"/>
    <w:rsid w:val="007E7967"/>
    <w:rsid w:val="007F0B19"/>
    <w:rsid w:val="007F1F9C"/>
    <w:rsid w:val="007F2289"/>
    <w:rsid w:val="007F25C0"/>
    <w:rsid w:val="007F341E"/>
    <w:rsid w:val="007F420D"/>
    <w:rsid w:val="007F486B"/>
    <w:rsid w:val="00801309"/>
    <w:rsid w:val="00803CD3"/>
    <w:rsid w:val="0080438D"/>
    <w:rsid w:val="0080598E"/>
    <w:rsid w:val="00806953"/>
    <w:rsid w:val="008073C8"/>
    <w:rsid w:val="00811AE7"/>
    <w:rsid w:val="008131A3"/>
    <w:rsid w:val="008136A5"/>
    <w:rsid w:val="00814EB9"/>
    <w:rsid w:val="00817785"/>
    <w:rsid w:val="00820517"/>
    <w:rsid w:val="00820DC5"/>
    <w:rsid w:val="00821F9E"/>
    <w:rsid w:val="0082382D"/>
    <w:rsid w:val="00823F2C"/>
    <w:rsid w:val="0083022D"/>
    <w:rsid w:val="0083024A"/>
    <w:rsid w:val="0083171D"/>
    <w:rsid w:val="00836240"/>
    <w:rsid w:val="00841820"/>
    <w:rsid w:val="0084289E"/>
    <w:rsid w:val="008434B6"/>
    <w:rsid w:val="008461FB"/>
    <w:rsid w:val="008504B3"/>
    <w:rsid w:val="00850D4D"/>
    <w:rsid w:val="00851D8B"/>
    <w:rsid w:val="0085290B"/>
    <w:rsid w:val="00852AA5"/>
    <w:rsid w:val="008537BB"/>
    <w:rsid w:val="008543A9"/>
    <w:rsid w:val="00854871"/>
    <w:rsid w:val="008570E3"/>
    <w:rsid w:val="00860313"/>
    <w:rsid w:val="008658D6"/>
    <w:rsid w:val="00870F5B"/>
    <w:rsid w:val="00871D92"/>
    <w:rsid w:val="00875292"/>
    <w:rsid w:val="008752AC"/>
    <w:rsid w:val="00876AD4"/>
    <w:rsid w:val="00877002"/>
    <w:rsid w:val="008819F5"/>
    <w:rsid w:val="00884369"/>
    <w:rsid w:val="00885A1A"/>
    <w:rsid w:val="00887D9B"/>
    <w:rsid w:val="008939E5"/>
    <w:rsid w:val="00896498"/>
    <w:rsid w:val="008A0982"/>
    <w:rsid w:val="008A232E"/>
    <w:rsid w:val="008A2F7F"/>
    <w:rsid w:val="008A3DFA"/>
    <w:rsid w:val="008A3F96"/>
    <w:rsid w:val="008A4281"/>
    <w:rsid w:val="008A4773"/>
    <w:rsid w:val="008A723C"/>
    <w:rsid w:val="008A7698"/>
    <w:rsid w:val="008A781C"/>
    <w:rsid w:val="008A79C5"/>
    <w:rsid w:val="008B1266"/>
    <w:rsid w:val="008B5383"/>
    <w:rsid w:val="008B78FC"/>
    <w:rsid w:val="008C0449"/>
    <w:rsid w:val="008C1E6B"/>
    <w:rsid w:val="008C340A"/>
    <w:rsid w:val="008C44CD"/>
    <w:rsid w:val="008C6A0A"/>
    <w:rsid w:val="008C7437"/>
    <w:rsid w:val="008D2760"/>
    <w:rsid w:val="008D2A70"/>
    <w:rsid w:val="008D42BA"/>
    <w:rsid w:val="008D491E"/>
    <w:rsid w:val="008D51BB"/>
    <w:rsid w:val="008D65DD"/>
    <w:rsid w:val="008D6BA9"/>
    <w:rsid w:val="008E1533"/>
    <w:rsid w:val="008E2207"/>
    <w:rsid w:val="008E2F33"/>
    <w:rsid w:val="008E312D"/>
    <w:rsid w:val="008E40B6"/>
    <w:rsid w:val="008E47BB"/>
    <w:rsid w:val="008E6175"/>
    <w:rsid w:val="008E7904"/>
    <w:rsid w:val="008E7E92"/>
    <w:rsid w:val="008F1718"/>
    <w:rsid w:val="008F2AF3"/>
    <w:rsid w:val="008F6FA3"/>
    <w:rsid w:val="008F7CF3"/>
    <w:rsid w:val="00901731"/>
    <w:rsid w:val="00901FA2"/>
    <w:rsid w:val="00902890"/>
    <w:rsid w:val="009059F8"/>
    <w:rsid w:val="00906F28"/>
    <w:rsid w:val="00910EF7"/>
    <w:rsid w:val="00913EAA"/>
    <w:rsid w:val="00916194"/>
    <w:rsid w:val="00921217"/>
    <w:rsid w:val="00923C00"/>
    <w:rsid w:val="00923D6D"/>
    <w:rsid w:val="00927018"/>
    <w:rsid w:val="009331EB"/>
    <w:rsid w:val="00933599"/>
    <w:rsid w:val="009347F0"/>
    <w:rsid w:val="00934A28"/>
    <w:rsid w:val="00934E75"/>
    <w:rsid w:val="00935FF6"/>
    <w:rsid w:val="00936E4A"/>
    <w:rsid w:val="0093797D"/>
    <w:rsid w:val="0094449B"/>
    <w:rsid w:val="00951426"/>
    <w:rsid w:val="0095177A"/>
    <w:rsid w:val="00951BB1"/>
    <w:rsid w:val="00953C05"/>
    <w:rsid w:val="0095508A"/>
    <w:rsid w:val="00955733"/>
    <w:rsid w:val="00960B31"/>
    <w:rsid w:val="009612A0"/>
    <w:rsid w:val="00961D27"/>
    <w:rsid w:val="00963D4E"/>
    <w:rsid w:val="00964067"/>
    <w:rsid w:val="00964731"/>
    <w:rsid w:val="00966C41"/>
    <w:rsid w:val="00967505"/>
    <w:rsid w:val="009715A0"/>
    <w:rsid w:val="00974953"/>
    <w:rsid w:val="00974A99"/>
    <w:rsid w:val="0098178E"/>
    <w:rsid w:val="00981906"/>
    <w:rsid w:val="00982BB1"/>
    <w:rsid w:val="009836E2"/>
    <w:rsid w:val="009863A5"/>
    <w:rsid w:val="00986FEC"/>
    <w:rsid w:val="00992445"/>
    <w:rsid w:val="009959C6"/>
    <w:rsid w:val="00995BE1"/>
    <w:rsid w:val="00996F82"/>
    <w:rsid w:val="00996FF5"/>
    <w:rsid w:val="0099766F"/>
    <w:rsid w:val="0099775C"/>
    <w:rsid w:val="009977D5"/>
    <w:rsid w:val="009A102E"/>
    <w:rsid w:val="009A2792"/>
    <w:rsid w:val="009A34AE"/>
    <w:rsid w:val="009A4AA9"/>
    <w:rsid w:val="009A7517"/>
    <w:rsid w:val="009A756E"/>
    <w:rsid w:val="009A7BCF"/>
    <w:rsid w:val="009B2FF5"/>
    <w:rsid w:val="009B3A3E"/>
    <w:rsid w:val="009B623C"/>
    <w:rsid w:val="009B635C"/>
    <w:rsid w:val="009B7B82"/>
    <w:rsid w:val="009C22D8"/>
    <w:rsid w:val="009C6848"/>
    <w:rsid w:val="009C6B88"/>
    <w:rsid w:val="009D33BD"/>
    <w:rsid w:val="009D46A4"/>
    <w:rsid w:val="009D5483"/>
    <w:rsid w:val="009D5490"/>
    <w:rsid w:val="009E10F5"/>
    <w:rsid w:val="009E3252"/>
    <w:rsid w:val="009E4E5C"/>
    <w:rsid w:val="009E4FE5"/>
    <w:rsid w:val="009E7B74"/>
    <w:rsid w:val="009F1CBF"/>
    <w:rsid w:val="009F2214"/>
    <w:rsid w:val="009F2B4B"/>
    <w:rsid w:val="009F2FF9"/>
    <w:rsid w:val="009F35E9"/>
    <w:rsid w:val="009F4519"/>
    <w:rsid w:val="009F6391"/>
    <w:rsid w:val="009F6E64"/>
    <w:rsid w:val="009F75CD"/>
    <w:rsid w:val="00A004EB"/>
    <w:rsid w:val="00A008B6"/>
    <w:rsid w:val="00A00D39"/>
    <w:rsid w:val="00A02003"/>
    <w:rsid w:val="00A025BF"/>
    <w:rsid w:val="00A03370"/>
    <w:rsid w:val="00A067E2"/>
    <w:rsid w:val="00A1303F"/>
    <w:rsid w:val="00A15876"/>
    <w:rsid w:val="00A20253"/>
    <w:rsid w:val="00A22717"/>
    <w:rsid w:val="00A22D91"/>
    <w:rsid w:val="00A278B7"/>
    <w:rsid w:val="00A3053E"/>
    <w:rsid w:val="00A30E61"/>
    <w:rsid w:val="00A30ECE"/>
    <w:rsid w:val="00A3314C"/>
    <w:rsid w:val="00A35BCB"/>
    <w:rsid w:val="00A415D3"/>
    <w:rsid w:val="00A41D63"/>
    <w:rsid w:val="00A47D69"/>
    <w:rsid w:val="00A51F5D"/>
    <w:rsid w:val="00A522A7"/>
    <w:rsid w:val="00A530A4"/>
    <w:rsid w:val="00A545C6"/>
    <w:rsid w:val="00A559D0"/>
    <w:rsid w:val="00A56696"/>
    <w:rsid w:val="00A632D9"/>
    <w:rsid w:val="00A65039"/>
    <w:rsid w:val="00A66548"/>
    <w:rsid w:val="00A67FA8"/>
    <w:rsid w:val="00A70805"/>
    <w:rsid w:val="00A7107E"/>
    <w:rsid w:val="00A710D3"/>
    <w:rsid w:val="00A72760"/>
    <w:rsid w:val="00A72C97"/>
    <w:rsid w:val="00A73C6E"/>
    <w:rsid w:val="00A74E08"/>
    <w:rsid w:val="00A77A27"/>
    <w:rsid w:val="00A8179D"/>
    <w:rsid w:val="00A81835"/>
    <w:rsid w:val="00A83DCB"/>
    <w:rsid w:val="00A83E10"/>
    <w:rsid w:val="00A84115"/>
    <w:rsid w:val="00A87053"/>
    <w:rsid w:val="00A87A61"/>
    <w:rsid w:val="00A91509"/>
    <w:rsid w:val="00A91AE6"/>
    <w:rsid w:val="00A932EE"/>
    <w:rsid w:val="00A93BD1"/>
    <w:rsid w:val="00A95077"/>
    <w:rsid w:val="00A9788C"/>
    <w:rsid w:val="00AA28AF"/>
    <w:rsid w:val="00AA57FC"/>
    <w:rsid w:val="00AA60EA"/>
    <w:rsid w:val="00AA6229"/>
    <w:rsid w:val="00AA71CA"/>
    <w:rsid w:val="00AB28A7"/>
    <w:rsid w:val="00AB365A"/>
    <w:rsid w:val="00AB6AA3"/>
    <w:rsid w:val="00AB7CB2"/>
    <w:rsid w:val="00AC1EF0"/>
    <w:rsid w:val="00AC23F7"/>
    <w:rsid w:val="00AC281E"/>
    <w:rsid w:val="00AC3D85"/>
    <w:rsid w:val="00AC6469"/>
    <w:rsid w:val="00AC6971"/>
    <w:rsid w:val="00AC6FD4"/>
    <w:rsid w:val="00AC74FF"/>
    <w:rsid w:val="00AC7F4A"/>
    <w:rsid w:val="00AD0227"/>
    <w:rsid w:val="00AD2159"/>
    <w:rsid w:val="00AD221D"/>
    <w:rsid w:val="00AD29FC"/>
    <w:rsid w:val="00AD2D3A"/>
    <w:rsid w:val="00AD38A8"/>
    <w:rsid w:val="00AD4B19"/>
    <w:rsid w:val="00AE17A3"/>
    <w:rsid w:val="00AE2F65"/>
    <w:rsid w:val="00AE3051"/>
    <w:rsid w:val="00AE4283"/>
    <w:rsid w:val="00AE4CDE"/>
    <w:rsid w:val="00AE4F6C"/>
    <w:rsid w:val="00AE52CB"/>
    <w:rsid w:val="00AE579E"/>
    <w:rsid w:val="00AE6C3D"/>
    <w:rsid w:val="00AE715B"/>
    <w:rsid w:val="00AF1653"/>
    <w:rsid w:val="00AF2EBA"/>
    <w:rsid w:val="00AF4443"/>
    <w:rsid w:val="00AF48CD"/>
    <w:rsid w:val="00AF57A6"/>
    <w:rsid w:val="00AF6E58"/>
    <w:rsid w:val="00AF6F53"/>
    <w:rsid w:val="00B01216"/>
    <w:rsid w:val="00B05360"/>
    <w:rsid w:val="00B055EC"/>
    <w:rsid w:val="00B07AE2"/>
    <w:rsid w:val="00B11047"/>
    <w:rsid w:val="00B11D67"/>
    <w:rsid w:val="00B13256"/>
    <w:rsid w:val="00B158CF"/>
    <w:rsid w:val="00B17DBC"/>
    <w:rsid w:val="00B2262A"/>
    <w:rsid w:val="00B2290E"/>
    <w:rsid w:val="00B22AA8"/>
    <w:rsid w:val="00B23151"/>
    <w:rsid w:val="00B25008"/>
    <w:rsid w:val="00B25499"/>
    <w:rsid w:val="00B276CA"/>
    <w:rsid w:val="00B27BCB"/>
    <w:rsid w:val="00B359C3"/>
    <w:rsid w:val="00B37790"/>
    <w:rsid w:val="00B4097F"/>
    <w:rsid w:val="00B40AC4"/>
    <w:rsid w:val="00B418B2"/>
    <w:rsid w:val="00B42C59"/>
    <w:rsid w:val="00B4602D"/>
    <w:rsid w:val="00B46B43"/>
    <w:rsid w:val="00B46D5E"/>
    <w:rsid w:val="00B47504"/>
    <w:rsid w:val="00B51BD0"/>
    <w:rsid w:val="00B51E88"/>
    <w:rsid w:val="00B56786"/>
    <w:rsid w:val="00B63B5F"/>
    <w:rsid w:val="00B651BB"/>
    <w:rsid w:val="00B65286"/>
    <w:rsid w:val="00B66572"/>
    <w:rsid w:val="00B670BA"/>
    <w:rsid w:val="00B67BC8"/>
    <w:rsid w:val="00B70620"/>
    <w:rsid w:val="00B71678"/>
    <w:rsid w:val="00B73E4C"/>
    <w:rsid w:val="00B75A66"/>
    <w:rsid w:val="00B75F18"/>
    <w:rsid w:val="00B76E41"/>
    <w:rsid w:val="00B77123"/>
    <w:rsid w:val="00B77C94"/>
    <w:rsid w:val="00B82901"/>
    <w:rsid w:val="00B8704B"/>
    <w:rsid w:val="00B908FC"/>
    <w:rsid w:val="00B911EE"/>
    <w:rsid w:val="00B928B7"/>
    <w:rsid w:val="00B932D4"/>
    <w:rsid w:val="00B94E11"/>
    <w:rsid w:val="00B95459"/>
    <w:rsid w:val="00B95619"/>
    <w:rsid w:val="00B957F6"/>
    <w:rsid w:val="00B95899"/>
    <w:rsid w:val="00B96490"/>
    <w:rsid w:val="00B96AA5"/>
    <w:rsid w:val="00B96F0E"/>
    <w:rsid w:val="00BA0E7A"/>
    <w:rsid w:val="00BA1EF7"/>
    <w:rsid w:val="00BA262F"/>
    <w:rsid w:val="00BA3FE2"/>
    <w:rsid w:val="00BA685A"/>
    <w:rsid w:val="00BA6CAE"/>
    <w:rsid w:val="00BA72CB"/>
    <w:rsid w:val="00BA788E"/>
    <w:rsid w:val="00BB138C"/>
    <w:rsid w:val="00BB1B19"/>
    <w:rsid w:val="00BB4036"/>
    <w:rsid w:val="00BB59B2"/>
    <w:rsid w:val="00BB7B8E"/>
    <w:rsid w:val="00BC07DE"/>
    <w:rsid w:val="00BC08B4"/>
    <w:rsid w:val="00BC2068"/>
    <w:rsid w:val="00BC216F"/>
    <w:rsid w:val="00BC35F2"/>
    <w:rsid w:val="00BC6497"/>
    <w:rsid w:val="00BD17AB"/>
    <w:rsid w:val="00BD3E4F"/>
    <w:rsid w:val="00BD45F4"/>
    <w:rsid w:val="00BD61FA"/>
    <w:rsid w:val="00BE1C7A"/>
    <w:rsid w:val="00BE4D4C"/>
    <w:rsid w:val="00BE5BAA"/>
    <w:rsid w:val="00BE610F"/>
    <w:rsid w:val="00BF1054"/>
    <w:rsid w:val="00BF201F"/>
    <w:rsid w:val="00BF2D5E"/>
    <w:rsid w:val="00BF2F9B"/>
    <w:rsid w:val="00BF3580"/>
    <w:rsid w:val="00BF41D4"/>
    <w:rsid w:val="00BF5757"/>
    <w:rsid w:val="00BF5C21"/>
    <w:rsid w:val="00BF7340"/>
    <w:rsid w:val="00BF7431"/>
    <w:rsid w:val="00BF761F"/>
    <w:rsid w:val="00C02FE5"/>
    <w:rsid w:val="00C03081"/>
    <w:rsid w:val="00C06D41"/>
    <w:rsid w:val="00C07975"/>
    <w:rsid w:val="00C100F3"/>
    <w:rsid w:val="00C10607"/>
    <w:rsid w:val="00C11643"/>
    <w:rsid w:val="00C121CA"/>
    <w:rsid w:val="00C13589"/>
    <w:rsid w:val="00C14299"/>
    <w:rsid w:val="00C149C8"/>
    <w:rsid w:val="00C1754D"/>
    <w:rsid w:val="00C17FFE"/>
    <w:rsid w:val="00C2101F"/>
    <w:rsid w:val="00C23097"/>
    <w:rsid w:val="00C23E61"/>
    <w:rsid w:val="00C25852"/>
    <w:rsid w:val="00C25D31"/>
    <w:rsid w:val="00C260AB"/>
    <w:rsid w:val="00C27E1B"/>
    <w:rsid w:val="00C30CE6"/>
    <w:rsid w:val="00C33871"/>
    <w:rsid w:val="00C34F59"/>
    <w:rsid w:val="00C36C91"/>
    <w:rsid w:val="00C3766D"/>
    <w:rsid w:val="00C41B53"/>
    <w:rsid w:val="00C42E1D"/>
    <w:rsid w:val="00C433C6"/>
    <w:rsid w:val="00C4514E"/>
    <w:rsid w:val="00C45153"/>
    <w:rsid w:val="00C46F23"/>
    <w:rsid w:val="00C473B0"/>
    <w:rsid w:val="00C513A7"/>
    <w:rsid w:val="00C527FE"/>
    <w:rsid w:val="00C53411"/>
    <w:rsid w:val="00C53E51"/>
    <w:rsid w:val="00C579E3"/>
    <w:rsid w:val="00C57C5D"/>
    <w:rsid w:val="00C60069"/>
    <w:rsid w:val="00C60497"/>
    <w:rsid w:val="00C61880"/>
    <w:rsid w:val="00C62FA4"/>
    <w:rsid w:val="00C64A00"/>
    <w:rsid w:val="00C663AB"/>
    <w:rsid w:val="00C66535"/>
    <w:rsid w:val="00C73BC7"/>
    <w:rsid w:val="00C744C0"/>
    <w:rsid w:val="00C7649F"/>
    <w:rsid w:val="00C767C2"/>
    <w:rsid w:val="00C77926"/>
    <w:rsid w:val="00C77ADB"/>
    <w:rsid w:val="00C805C5"/>
    <w:rsid w:val="00C817EB"/>
    <w:rsid w:val="00C8315C"/>
    <w:rsid w:val="00C84944"/>
    <w:rsid w:val="00C85FDA"/>
    <w:rsid w:val="00C8650D"/>
    <w:rsid w:val="00C86778"/>
    <w:rsid w:val="00C91832"/>
    <w:rsid w:val="00C92793"/>
    <w:rsid w:val="00C92875"/>
    <w:rsid w:val="00C97388"/>
    <w:rsid w:val="00CA2CB2"/>
    <w:rsid w:val="00CA34AD"/>
    <w:rsid w:val="00CA4EC9"/>
    <w:rsid w:val="00CB0731"/>
    <w:rsid w:val="00CB0DDA"/>
    <w:rsid w:val="00CB1C55"/>
    <w:rsid w:val="00CB22AE"/>
    <w:rsid w:val="00CB3542"/>
    <w:rsid w:val="00CB3608"/>
    <w:rsid w:val="00CB59D7"/>
    <w:rsid w:val="00CB59DD"/>
    <w:rsid w:val="00CB5C82"/>
    <w:rsid w:val="00CB6539"/>
    <w:rsid w:val="00CB6D9D"/>
    <w:rsid w:val="00CB73D6"/>
    <w:rsid w:val="00CB755C"/>
    <w:rsid w:val="00CC14D7"/>
    <w:rsid w:val="00CC2D0F"/>
    <w:rsid w:val="00CC2F29"/>
    <w:rsid w:val="00CC37B8"/>
    <w:rsid w:val="00CC381C"/>
    <w:rsid w:val="00CC38F0"/>
    <w:rsid w:val="00CC3B56"/>
    <w:rsid w:val="00CC3D2B"/>
    <w:rsid w:val="00CC5738"/>
    <w:rsid w:val="00CC5C22"/>
    <w:rsid w:val="00CC65C9"/>
    <w:rsid w:val="00CC7325"/>
    <w:rsid w:val="00CC741A"/>
    <w:rsid w:val="00CD28DB"/>
    <w:rsid w:val="00CD4608"/>
    <w:rsid w:val="00CD58C9"/>
    <w:rsid w:val="00CD6129"/>
    <w:rsid w:val="00CD68BA"/>
    <w:rsid w:val="00CD7CC5"/>
    <w:rsid w:val="00CE22F8"/>
    <w:rsid w:val="00CE280C"/>
    <w:rsid w:val="00CE337D"/>
    <w:rsid w:val="00CE4BEB"/>
    <w:rsid w:val="00CE61EE"/>
    <w:rsid w:val="00CE6BE3"/>
    <w:rsid w:val="00CF1548"/>
    <w:rsid w:val="00CF2432"/>
    <w:rsid w:val="00CF40CB"/>
    <w:rsid w:val="00D00031"/>
    <w:rsid w:val="00D005E4"/>
    <w:rsid w:val="00D00A7C"/>
    <w:rsid w:val="00D02C7D"/>
    <w:rsid w:val="00D03ACE"/>
    <w:rsid w:val="00D04164"/>
    <w:rsid w:val="00D071A2"/>
    <w:rsid w:val="00D109A9"/>
    <w:rsid w:val="00D12221"/>
    <w:rsid w:val="00D1232B"/>
    <w:rsid w:val="00D17478"/>
    <w:rsid w:val="00D2028D"/>
    <w:rsid w:val="00D22B04"/>
    <w:rsid w:val="00D30DE9"/>
    <w:rsid w:val="00D33806"/>
    <w:rsid w:val="00D34131"/>
    <w:rsid w:val="00D37818"/>
    <w:rsid w:val="00D42B30"/>
    <w:rsid w:val="00D42D52"/>
    <w:rsid w:val="00D43C0B"/>
    <w:rsid w:val="00D44D0D"/>
    <w:rsid w:val="00D457A8"/>
    <w:rsid w:val="00D47CB9"/>
    <w:rsid w:val="00D506F6"/>
    <w:rsid w:val="00D53F2B"/>
    <w:rsid w:val="00D546A4"/>
    <w:rsid w:val="00D555F7"/>
    <w:rsid w:val="00D55B22"/>
    <w:rsid w:val="00D56D2D"/>
    <w:rsid w:val="00D602A1"/>
    <w:rsid w:val="00D605A8"/>
    <w:rsid w:val="00D63767"/>
    <w:rsid w:val="00D63C84"/>
    <w:rsid w:val="00D65DA9"/>
    <w:rsid w:val="00D66529"/>
    <w:rsid w:val="00D66F89"/>
    <w:rsid w:val="00D71014"/>
    <w:rsid w:val="00D7140A"/>
    <w:rsid w:val="00D72A40"/>
    <w:rsid w:val="00D8080A"/>
    <w:rsid w:val="00D8381A"/>
    <w:rsid w:val="00D84287"/>
    <w:rsid w:val="00D85A74"/>
    <w:rsid w:val="00D85F3A"/>
    <w:rsid w:val="00D865A0"/>
    <w:rsid w:val="00D873D2"/>
    <w:rsid w:val="00D93027"/>
    <w:rsid w:val="00D94B47"/>
    <w:rsid w:val="00D95D5B"/>
    <w:rsid w:val="00D96987"/>
    <w:rsid w:val="00D97B4B"/>
    <w:rsid w:val="00DA314C"/>
    <w:rsid w:val="00DA31BF"/>
    <w:rsid w:val="00DB046A"/>
    <w:rsid w:val="00DB1F77"/>
    <w:rsid w:val="00DB340D"/>
    <w:rsid w:val="00DB4EF5"/>
    <w:rsid w:val="00DB5744"/>
    <w:rsid w:val="00DB5AED"/>
    <w:rsid w:val="00DB5D83"/>
    <w:rsid w:val="00DB6A53"/>
    <w:rsid w:val="00DB7FB6"/>
    <w:rsid w:val="00DC0485"/>
    <w:rsid w:val="00DC15DC"/>
    <w:rsid w:val="00DC3B75"/>
    <w:rsid w:val="00DC3E43"/>
    <w:rsid w:val="00DC485F"/>
    <w:rsid w:val="00DC4DB2"/>
    <w:rsid w:val="00DC550F"/>
    <w:rsid w:val="00DC61C4"/>
    <w:rsid w:val="00DC654E"/>
    <w:rsid w:val="00DD0689"/>
    <w:rsid w:val="00DD11A2"/>
    <w:rsid w:val="00DD1245"/>
    <w:rsid w:val="00DD2A26"/>
    <w:rsid w:val="00DD374F"/>
    <w:rsid w:val="00DD6DF5"/>
    <w:rsid w:val="00DD721E"/>
    <w:rsid w:val="00DD764C"/>
    <w:rsid w:val="00DD7780"/>
    <w:rsid w:val="00DE0833"/>
    <w:rsid w:val="00DE270B"/>
    <w:rsid w:val="00DE61F4"/>
    <w:rsid w:val="00DF0BD9"/>
    <w:rsid w:val="00DF2E26"/>
    <w:rsid w:val="00DF3952"/>
    <w:rsid w:val="00DF3B47"/>
    <w:rsid w:val="00DF46EC"/>
    <w:rsid w:val="00DF6546"/>
    <w:rsid w:val="00DF7C72"/>
    <w:rsid w:val="00E003F2"/>
    <w:rsid w:val="00E03C1D"/>
    <w:rsid w:val="00E0593B"/>
    <w:rsid w:val="00E05AC2"/>
    <w:rsid w:val="00E075E2"/>
    <w:rsid w:val="00E07B69"/>
    <w:rsid w:val="00E07C15"/>
    <w:rsid w:val="00E115A9"/>
    <w:rsid w:val="00E118D3"/>
    <w:rsid w:val="00E12F9D"/>
    <w:rsid w:val="00E1465F"/>
    <w:rsid w:val="00E14F1A"/>
    <w:rsid w:val="00E15D79"/>
    <w:rsid w:val="00E21FE5"/>
    <w:rsid w:val="00E2402B"/>
    <w:rsid w:val="00E24543"/>
    <w:rsid w:val="00E26A98"/>
    <w:rsid w:val="00E326C4"/>
    <w:rsid w:val="00E3379C"/>
    <w:rsid w:val="00E35171"/>
    <w:rsid w:val="00E35699"/>
    <w:rsid w:val="00E35A8B"/>
    <w:rsid w:val="00E36445"/>
    <w:rsid w:val="00E368F9"/>
    <w:rsid w:val="00E434D8"/>
    <w:rsid w:val="00E43516"/>
    <w:rsid w:val="00E43E8F"/>
    <w:rsid w:val="00E5364F"/>
    <w:rsid w:val="00E54EC9"/>
    <w:rsid w:val="00E55911"/>
    <w:rsid w:val="00E574D9"/>
    <w:rsid w:val="00E57836"/>
    <w:rsid w:val="00E57EFD"/>
    <w:rsid w:val="00E618A6"/>
    <w:rsid w:val="00E61C6D"/>
    <w:rsid w:val="00E63514"/>
    <w:rsid w:val="00E639B1"/>
    <w:rsid w:val="00E6417F"/>
    <w:rsid w:val="00E719CF"/>
    <w:rsid w:val="00E747DC"/>
    <w:rsid w:val="00E74F42"/>
    <w:rsid w:val="00E75246"/>
    <w:rsid w:val="00E821B5"/>
    <w:rsid w:val="00E84467"/>
    <w:rsid w:val="00E84B1E"/>
    <w:rsid w:val="00E85F2C"/>
    <w:rsid w:val="00E86455"/>
    <w:rsid w:val="00E86EDB"/>
    <w:rsid w:val="00E92DE8"/>
    <w:rsid w:val="00E9311C"/>
    <w:rsid w:val="00E934F3"/>
    <w:rsid w:val="00E9580A"/>
    <w:rsid w:val="00E97328"/>
    <w:rsid w:val="00EA0265"/>
    <w:rsid w:val="00EA169C"/>
    <w:rsid w:val="00EA2147"/>
    <w:rsid w:val="00EA3929"/>
    <w:rsid w:val="00EA64E9"/>
    <w:rsid w:val="00EA66CD"/>
    <w:rsid w:val="00EB1EE9"/>
    <w:rsid w:val="00EB20F3"/>
    <w:rsid w:val="00EB4441"/>
    <w:rsid w:val="00EB5ED2"/>
    <w:rsid w:val="00EB7547"/>
    <w:rsid w:val="00EC0E25"/>
    <w:rsid w:val="00EC2506"/>
    <w:rsid w:val="00EC2BB9"/>
    <w:rsid w:val="00EC351F"/>
    <w:rsid w:val="00EC37EB"/>
    <w:rsid w:val="00EC3E44"/>
    <w:rsid w:val="00EC6D51"/>
    <w:rsid w:val="00ED2665"/>
    <w:rsid w:val="00ED5DD4"/>
    <w:rsid w:val="00ED76D9"/>
    <w:rsid w:val="00ED7FCB"/>
    <w:rsid w:val="00EE05A0"/>
    <w:rsid w:val="00EE1928"/>
    <w:rsid w:val="00EE1FA9"/>
    <w:rsid w:val="00EE5533"/>
    <w:rsid w:val="00EE6648"/>
    <w:rsid w:val="00EF12BD"/>
    <w:rsid w:val="00EF3E23"/>
    <w:rsid w:val="00EF62A7"/>
    <w:rsid w:val="00EF6B13"/>
    <w:rsid w:val="00EF7AAD"/>
    <w:rsid w:val="00F00932"/>
    <w:rsid w:val="00F047DF"/>
    <w:rsid w:val="00F12AE5"/>
    <w:rsid w:val="00F12E26"/>
    <w:rsid w:val="00F13649"/>
    <w:rsid w:val="00F141CF"/>
    <w:rsid w:val="00F162DC"/>
    <w:rsid w:val="00F167A7"/>
    <w:rsid w:val="00F21A66"/>
    <w:rsid w:val="00F25818"/>
    <w:rsid w:val="00F25CBC"/>
    <w:rsid w:val="00F260F5"/>
    <w:rsid w:val="00F26718"/>
    <w:rsid w:val="00F30434"/>
    <w:rsid w:val="00F30F1B"/>
    <w:rsid w:val="00F3424D"/>
    <w:rsid w:val="00F35E8D"/>
    <w:rsid w:val="00F36E97"/>
    <w:rsid w:val="00F40C3D"/>
    <w:rsid w:val="00F438D4"/>
    <w:rsid w:val="00F4434C"/>
    <w:rsid w:val="00F4517A"/>
    <w:rsid w:val="00F47AAB"/>
    <w:rsid w:val="00F54227"/>
    <w:rsid w:val="00F549AF"/>
    <w:rsid w:val="00F54E8B"/>
    <w:rsid w:val="00F5589C"/>
    <w:rsid w:val="00F57F63"/>
    <w:rsid w:val="00F60D68"/>
    <w:rsid w:val="00F615D9"/>
    <w:rsid w:val="00F6268A"/>
    <w:rsid w:val="00F628A2"/>
    <w:rsid w:val="00F65AE1"/>
    <w:rsid w:val="00F7018B"/>
    <w:rsid w:val="00F71DA8"/>
    <w:rsid w:val="00F72091"/>
    <w:rsid w:val="00F72B03"/>
    <w:rsid w:val="00F74720"/>
    <w:rsid w:val="00F75783"/>
    <w:rsid w:val="00F761E7"/>
    <w:rsid w:val="00F764D2"/>
    <w:rsid w:val="00F80293"/>
    <w:rsid w:val="00F80DB2"/>
    <w:rsid w:val="00F815A3"/>
    <w:rsid w:val="00F8196E"/>
    <w:rsid w:val="00F81B2B"/>
    <w:rsid w:val="00F81D39"/>
    <w:rsid w:val="00F82E06"/>
    <w:rsid w:val="00F86F06"/>
    <w:rsid w:val="00F87E0D"/>
    <w:rsid w:val="00F9017F"/>
    <w:rsid w:val="00F90943"/>
    <w:rsid w:val="00F91E70"/>
    <w:rsid w:val="00F92404"/>
    <w:rsid w:val="00F93BDD"/>
    <w:rsid w:val="00F94F70"/>
    <w:rsid w:val="00F95D3A"/>
    <w:rsid w:val="00F95E55"/>
    <w:rsid w:val="00F96677"/>
    <w:rsid w:val="00FA10E0"/>
    <w:rsid w:val="00FA1C51"/>
    <w:rsid w:val="00FA524F"/>
    <w:rsid w:val="00FA5CCD"/>
    <w:rsid w:val="00FA6DD1"/>
    <w:rsid w:val="00FA7DED"/>
    <w:rsid w:val="00FB02A8"/>
    <w:rsid w:val="00FB3F28"/>
    <w:rsid w:val="00FB440F"/>
    <w:rsid w:val="00FB68CC"/>
    <w:rsid w:val="00FB7CB0"/>
    <w:rsid w:val="00FC2DE7"/>
    <w:rsid w:val="00FC41EA"/>
    <w:rsid w:val="00FC59E4"/>
    <w:rsid w:val="00FC5B43"/>
    <w:rsid w:val="00FC7029"/>
    <w:rsid w:val="00FD2591"/>
    <w:rsid w:val="00FD35A9"/>
    <w:rsid w:val="00FD4117"/>
    <w:rsid w:val="00FD658B"/>
    <w:rsid w:val="00FD6A09"/>
    <w:rsid w:val="00FE09CF"/>
    <w:rsid w:val="00FE4C98"/>
    <w:rsid w:val="00FE5CAE"/>
    <w:rsid w:val="00FF0149"/>
    <w:rsid w:val="00FF0194"/>
    <w:rsid w:val="00FF0AA8"/>
    <w:rsid w:val="00FF2214"/>
    <w:rsid w:val="00FF2677"/>
    <w:rsid w:val="00FF2E27"/>
    <w:rsid w:val="00FF7365"/>
    <w:rsid w:val="00FF78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C35BE6"/>
  <w15:chartTrackingRefBased/>
  <w15:docId w15:val="{1765D48E-B0D5-4AD3-9174-A7D44B41B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34F59"/>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PageNumber">
    <w:name w:val="page number"/>
    <w:basedOn w:val="DefaultParagraphFont"/>
    <w:rsid w:val="00C34F59"/>
  </w:style>
  <w:style w:type="paragraph" w:styleId="Header">
    <w:name w:val="header"/>
    <w:basedOn w:val="Normal"/>
    <w:link w:val="HeaderChar"/>
    <w:rsid w:val="007B7F18"/>
    <w:pPr>
      <w:tabs>
        <w:tab w:val="center" w:pos="4680"/>
        <w:tab w:val="right" w:pos="9360"/>
      </w:tabs>
    </w:pPr>
  </w:style>
  <w:style w:type="character" w:customStyle="1" w:styleId="HeaderChar">
    <w:name w:val="Header Char"/>
    <w:basedOn w:val="DefaultParagraphFont"/>
    <w:link w:val="Header"/>
    <w:rsid w:val="007B7F18"/>
  </w:style>
  <w:style w:type="paragraph" w:styleId="Footer">
    <w:name w:val="footer"/>
    <w:basedOn w:val="Normal"/>
    <w:link w:val="FooterChar"/>
    <w:rsid w:val="007B7F18"/>
    <w:pPr>
      <w:tabs>
        <w:tab w:val="center" w:pos="4680"/>
        <w:tab w:val="right" w:pos="9360"/>
      </w:tabs>
    </w:pPr>
  </w:style>
  <w:style w:type="character" w:customStyle="1" w:styleId="FooterChar">
    <w:name w:val="Footer Char"/>
    <w:basedOn w:val="DefaultParagraphFont"/>
    <w:link w:val="Footer"/>
    <w:rsid w:val="007B7F18"/>
  </w:style>
  <w:style w:type="character" w:styleId="CommentReference">
    <w:name w:val="annotation reference"/>
    <w:rsid w:val="004967DC"/>
    <w:rPr>
      <w:sz w:val="16"/>
      <w:szCs w:val="16"/>
    </w:rPr>
  </w:style>
  <w:style w:type="paragraph" w:styleId="CommentText">
    <w:name w:val="annotation text"/>
    <w:basedOn w:val="Normal"/>
    <w:link w:val="CommentTextChar"/>
    <w:rsid w:val="004967DC"/>
  </w:style>
  <w:style w:type="character" w:customStyle="1" w:styleId="CommentTextChar">
    <w:name w:val="Comment Text Char"/>
    <w:basedOn w:val="DefaultParagraphFont"/>
    <w:link w:val="CommentText"/>
    <w:rsid w:val="004967DC"/>
  </w:style>
  <w:style w:type="paragraph" w:styleId="CommentSubject">
    <w:name w:val="annotation subject"/>
    <w:basedOn w:val="CommentText"/>
    <w:next w:val="CommentText"/>
    <w:link w:val="CommentSubjectChar"/>
    <w:rsid w:val="004967DC"/>
    <w:rPr>
      <w:b/>
      <w:bCs/>
    </w:rPr>
  </w:style>
  <w:style w:type="character" w:customStyle="1" w:styleId="CommentSubjectChar">
    <w:name w:val="Comment Subject Char"/>
    <w:link w:val="CommentSubject"/>
    <w:rsid w:val="004967DC"/>
    <w:rPr>
      <w:b/>
      <w:bCs/>
    </w:rPr>
  </w:style>
  <w:style w:type="paragraph" w:styleId="BalloonText">
    <w:name w:val="Balloon Text"/>
    <w:basedOn w:val="Normal"/>
    <w:link w:val="BalloonTextChar"/>
    <w:rsid w:val="004967DC"/>
    <w:rPr>
      <w:rFonts w:ascii="Segoe UI" w:hAnsi="Segoe UI" w:cs="Segoe UI"/>
      <w:sz w:val="18"/>
      <w:szCs w:val="18"/>
    </w:rPr>
  </w:style>
  <w:style w:type="character" w:customStyle="1" w:styleId="BalloonTextChar">
    <w:name w:val="Balloon Text Char"/>
    <w:link w:val="BalloonText"/>
    <w:rsid w:val="004967DC"/>
    <w:rPr>
      <w:rFonts w:ascii="Segoe UI" w:hAnsi="Segoe UI" w:cs="Segoe UI"/>
      <w:sz w:val="18"/>
      <w:szCs w:val="18"/>
    </w:rPr>
  </w:style>
  <w:style w:type="paragraph" w:styleId="Revision">
    <w:name w:val="Revision"/>
    <w:hidden/>
    <w:uiPriority w:val="99"/>
    <w:semiHidden/>
    <w:rsid w:val="00E747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7B57331BA852D449CBC36C8890ED9A2" ma:contentTypeVersion="20" ma:contentTypeDescription="Create a new document." ma:contentTypeScope="" ma:versionID="45a1c6997e2ab42b3ebd8767698b0260">
  <xsd:schema xmlns:xsd="http://www.w3.org/2001/XMLSchema" xmlns:xs="http://www.w3.org/2001/XMLSchema" xmlns:p="http://schemas.microsoft.com/office/2006/metadata/properties" xmlns:ns2="e59bdb41-c8f9-4d98-9eaf-2fe10e8b754b" xmlns:ns3="aa82255c-dc0b-4141-baf9-6638bd676011" targetNamespace="http://schemas.microsoft.com/office/2006/metadata/properties" ma:root="true" ma:fieldsID="23060eb80c7f5deca917b9e8d309cda0" ns2:_="" ns3:_="">
    <xsd:import namespace="e59bdb41-c8f9-4d98-9eaf-2fe10e8b754b"/>
    <xsd:import namespace="aa82255c-dc0b-4141-baf9-6638bd67601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2:MediaServiceOCR"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9bdb41-c8f9-4d98-9eaf-2fe10e8b75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8cf32eec-7bc8-4e8a-bbcd-8d0e930e2dd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location" ma:index="26" nillable="true" ma:displayName="location" ma:format="Hyperlink" ma:internalName="location">
      <xsd:complexType>
        <xsd:complexContent>
          <xsd:extension base="dms:URL">
            <xsd:sequence>
              <xsd:element name="Url" type="dms:ValidUrl" minOccurs="0" nillable="true"/>
              <xsd:element name="Description" type="xsd:string" nillable="true"/>
            </xsd:sequence>
          </xsd:extension>
        </xsd:complexContent>
      </xsd:complex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a82255c-dc0b-4141-baf9-6638bd67601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d209ef8-d528-49cd-958a-866ad21d4e71}" ma:internalName="TaxCatchAll" ma:showField="CatchAllData" ma:web="aa82255c-dc0b-4141-baf9-6638bd6760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59bdb41-c8f9-4d98-9eaf-2fe10e8b754b">
      <Terms xmlns="http://schemas.microsoft.com/office/infopath/2007/PartnerControls"/>
    </lcf76f155ced4ddcb4097134ff3c332f>
    <TaxCatchAll xmlns="aa82255c-dc0b-4141-baf9-6638bd676011"/>
    <location xmlns="e59bdb41-c8f9-4d98-9eaf-2fe10e8b754b">
      <Url xsi:nil="true"/>
      <Description xsi:nil="true"/>
    </location>
  </documentManagement>
</p:properties>
</file>

<file path=customXml/itemProps1.xml><?xml version="1.0" encoding="utf-8"?>
<ds:datastoreItem xmlns:ds="http://schemas.openxmlformats.org/officeDocument/2006/customXml" ds:itemID="{697AB770-A9E6-474E-ACA4-D99AC11D2DB7}">
  <ds:schemaRefs>
    <ds:schemaRef ds:uri="http://schemas.microsoft.com/sharepoint/v3/contenttype/forms"/>
  </ds:schemaRefs>
</ds:datastoreItem>
</file>

<file path=customXml/itemProps2.xml><?xml version="1.0" encoding="utf-8"?>
<ds:datastoreItem xmlns:ds="http://schemas.openxmlformats.org/officeDocument/2006/customXml" ds:itemID="{66C4A49C-75DB-4CE3-A985-B1AE96164B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9bdb41-c8f9-4d98-9eaf-2fe10e8b754b"/>
    <ds:schemaRef ds:uri="aa82255c-dc0b-4141-baf9-6638bd6760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E34EE38-E141-42D9-9142-9F59C1CC9B52}">
  <ds:schemaRefs>
    <ds:schemaRef ds:uri="http://schemas.microsoft.com/office/2006/metadata/properties"/>
    <ds:schemaRef ds:uri="http://schemas.microsoft.com/office/infopath/2007/PartnerControls"/>
    <ds:schemaRef ds:uri="e59bdb41-c8f9-4d98-9eaf-2fe10e8b754b"/>
    <ds:schemaRef ds:uri="aa82255c-dc0b-4141-baf9-6638bd676011"/>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1507</Words>
  <Characters>8594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1</vt:lpstr>
    </vt:vector>
  </TitlesOfParts>
  <Company>Burns &amp; McDonnell</Company>
  <LinksUpToDate>false</LinksUpToDate>
  <CharactersWithSpaces>10081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podum</dc:creator>
  <cp:keywords/>
  <cp:lastModifiedBy>Vraa, Ryan D</cp:lastModifiedBy>
  <cp:revision>2</cp:revision>
  <cp:lastPrinted>2021-11-02T21:22:00Z</cp:lastPrinted>
  <dcterms:created xsi:type="dcterms:W3CDTF">2026-03-31T14:30:00Z</dcterms:created>
  <dcterms:modified xsi:type="dcterms:W3CDTF">2026-03-31T14:30:00Z</dcterms:modified>
</cp:coreProperties>
</file>