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D168" w14:textId="199E40B4" w:rsidR="00051827" w:rsidRPr="000D2D2C" w:rsidRDefault="00A52BE9" w:rsidP="00DB2C57">
      <w:pPr>
        <w:tabs>
          <w:tab w:val="left" w:pos="-1440"/>
        </w:tabs>
        <w:ind w:hanging="720"/>
        <w:jc w:val="center"/>
        <w:rPr>
          <w:rFonts w:ascii="Arial" w:hAnsi="Arial" w:cs="Arial"/>
          <w:b/>
          <w:bCs/>
          <w:kern w:val="16"/>
          <w:sz w:val="20"/>
        </w:rPr>
      </w:pPr>
      <w:r>
        <w:rPr>
          <w:rFonts w:ascii="Arial" w:hAnsi="Arial" w:cs="Arial"/>
          <w:b/>
          <w:bCs/>
          <w:kern w:val="16"/>
          <w:sz w:val="20"/>
        </w:rPr>
        <w:br/>
      </w:r>
      <w:r w:rsidR="00051827" w:rsidRPr="00A40DEE">
        <w:rPr>
          <w:rFonts w:ascii="Arial" w:hAnsi="Arial" w:cs="Arial"/>
          <w:b/>
          <w:bCs/>
          <w:kern w:val="16"/>
          <w:sz w:val="20"/>
        </w:rPr>
        <w:t xml:space="preserve">Exhibit </w:t>
      </w:r>
      <w:r w:rsidR="00A40DEE" w:rsidRPr="00A40DEE">
        <w:rPr>
          <w:rFonts w:ascii="Arial" w:hAnsi="Arial" w:cs="Arial"/>
          <w:b/>
          <w:bCs/>
          <w:kern w:val="16"/>
          <w:sz w:val="20"/>
        </w:rPr>
        <w:t>B</w:t>
      </w:r>
    </w:p>
    <w:p w14:paraId="212F72A7" w14:textId="77777777" w:rsidR="00051827" w:rsidRPr="00051827" w:rsidRDefault="00051827" w:rsidP="00DB2C57">
      <w:pPr>
        <w:tabs>
          <w:tab w:val="left" w:pos="-1440"/>
        </w:tabs>
        <w:ind w:hanging="720"/>
        <w:jc w:val="center"/>
        <w:rPr>
          <w:rFonts w:ascii="Arial" w:hAnsi="Arial" w:cs="Arial"/>
          <w:kern w:val="16"/>
          <w:sz w:val="20"/>
        </w:rPr>
      </w:pPr>
    </w:p>
    <w:p w14:paraId="344E2B7D" w14:textId="77777777" w:rsidR="00051827" w:rsidRPr="00051827" w:rsidRDefault="00051827" w:rsidP="00DB2C57">
      <w:pPr>
        <w:tabs>
          <w:tab w:val="left" w:pos="-1440"/>
        </w:tabs>
        <w:ind w:hanging="720"/>
        <w:jc w:val="center"/>
        <w:rPr>
          <w:rFonts w:ascii="Arial" w:hAnsi="Arial" w:cs="Arial"/>
          <w:kern w:val="16"/>
          <w:sz w:val="20"/>
        </w:rPr>
      </w:pPr>
    </w:p>
    <w:p w14:paraId="35E72471" w14:textId="34E0159C" w:rsidR="00051827" w:rsidRPr="000D2D2C" w:rsidRDefault="00051827" w:rsidP="00DB2C57">
      <w:pPr>
        <w:tabs>
          <w:tab w:val="left" w:pos="-1440"/>
        </w:tabs>
        <w:ind w:hanging="720"/>
        <w:jc w:val="center"/>
        <w:rPr>
          <w:rFonts w:ascii="Arial" w:hAnsi="Arial" w:cs="Arial"/>
          <w:b/>
          <w:bCs/>
          <w:kern w:val="16"/>
          <w:sz w:val="20"/>
        </w:rPr>
      </w:pPr>
      <w:r w:rsidRPr="000D2D2C">
        <w:rPr>
          <w:rFonts w:ascii="Arial" w:hAnsi="Arial" w:cs="Arial"/>
          <w:b/>
          <w:bCs/>
          <w:kern w:val="16"/>
          <w:sz w:val="20"/>
        </w:rPr>
        <w:t xml:space="preserve">SUPPLEMENTAL TERMS </w:t>
      </w:r>
      <w:r w:rsidRPr="009A6EDE">
        <w:rPr>
          <w:rFonts w:ascii="Arial" w:hAnsi="Arial" w:cs="Arial"/>
          <w:b/>
          <w:bCs/>
          <w:kern w:val="16"/>
          <w:sz w:val="20"/>
        </w:rPr>
        <w:t xml:space="preserve">FOR </w:t>
      </w:r>
      <w:r w:rsidR="00AA4A1E" w:rsidRPr="009A6EDE">
        <w:rPr>
          <w:rFonts w:ascii="Arial" w:hAnsi="Arial" w:cs="Arial"/>
          <w:b/>
          <w:bCs/>
          <w:kern w:val="16"/>
          <w:sz w:val="20"/>
        </w:rPr>
        <w:t>INTEGRATION</w:t>
      </w:r>
      <w:r w:rsidR="00A02E7C" w:rsidRPr="009A6EDE">
        <w:rPr>
          <w:rFonts w:ascii="Arial" w:hAnsi="Arial" w:cs="Arial"/>
          <w:b/>
          <w:bCs/>
          <w:kern w:val="16"/>
          <w:sz w:val="20"/>
        </w:rPr>
        <w:t xml:space="preserve"> </w:t>
      </w:r>
      <w:r w:rsidRPr="009A6EDE">
        <w:rPr>
          <w:rFonts w:ascii="Arial" w:hAnsi="Arial" w:cs="Arial"/>
          <w:b/>
          <w:bCs/>
          <w:kern w:val="16"/>
          <w:sz w:val="20"/>
        </w:rPr>
        <w:t>SERVICES</w:t>
      </w:r>
    </w:p>
    <w:p w14:paraId="7F6DC835" w14:textId="77777777" w:rsidR="00051827" w:rsidRPr="00051827" w:rsidRDefault="00051827" w:rsidP="007528EA">
      <w:pPr>
        <w:tabs>
          <w:tab w:val="left" w:pos="-1440"/>
        </w:tabs>
        <w:ind w:hanging="720"/>
        <w:rPr>
          <w:rFonts w:ascii="Arial" w:hAnsi="Arial" w:cs="Arial"/>
          <w:kern w:val="16"/>
          <w:sz w:val="20"/>
        </w:rPr>
      </w:pPr>
    </w:p>
    <w:p w14:paraId="591184A8" w14:textId="1C7EA476" w:rsidR="009261C6" w:rsidRDefault="00051827" w:rsidP="007528EA">
      <w:pPr>
        <w:tabs>
          <w:tab w:val="left" w:pos="-1440"/>
        </w:tabs>
        <w:ind w:hanging="720"/>
        <w:rPr>
          <w:ins w:id="0" w:author="Vraa, Ryan D" w:date="2026-03-03T10:42:00Z" w16du:dateUtc="2026-03-03T16:42:00Z"/>
          <w:rFonts w:ascii="Arial" w:hAnsi="Arial" w:cs="Arial"/>
          <w:kern w:val="16"/>
          <w:sz w:val="20"/>
        </w:rPr>
      </w:pPr>
      <w:r>
        <w:rPr>
          <w:rFonts w:ascii="Arial" w:hAnsi="Arial" w:cs="Arial"/>
          <w:kern w:val="16"/>
          <w:sz w:val="20"/>
        </w:rPr>
        <w:tab/>
      </w:r>
      <w:ins w:id="1" w:author="Vraa, Ryan D" w:date="2026-03-03T10:42:00Z" w16du:dateUtc="2026-03-03T16:42:00Z">
        <w:r w:rsidR="009261C6">
          <w:rPr>
            <w:rFonts w:ascii="Arial" w:hAnsi="Arial" w:cs="Arial"/>
            <w:kern w:val="16"/>
            <w:sz w:val="20"/>
          </w:rPr>
          <w:t>Capitalized terms not defined herein shall have the meanings assigned to them in the Master Se</w:t>
        </w:r>
      </w:ins>
      <w:ins w:id="2" w:author="Vraa, Ryan D" w:date="2026-03-03T10:43:00Z" w16du:dateUtc="2026-03-03T16:43:00Z">
        <w:r w:rsidR="009261C6">
          <w:rPr>
            <w:rFonts w:ascii="Arial" w:hAnsi="Arial" w:cs="Arial"/>
            <w:kern w:val="16"/>
            <w:sz w:val="20"/>
          </w:rPr>
          <w:t xml:space="preserve">rvices Agreement </w:t>
        </w:r>
      </w:ins>
      <w:ins w:id="3" w:author="Vraa, Ryan D" w:date="2026-03-03T10:46:00Z" w16du:dateUtc="2026-03-03T16:46:00Z">
        <w:r w:rsidR="00110DC1">
          <w:rPr>
            <w:rFonts w:ascii="Arial" w:hAnsi="Arial" w:cs="Arial"/>
            <w:kern w:val="16"/>
            <w:sz w:val="20"/>
          </w:rPr>
          <w:t xml:space="preserve">(“Agreement”) </w:t>
        </w:r>
      </w:ins>
      <w:ins w:id="4" w:author="Vraa, Ryan D" w:date="2026-03-03T10:43:00Z" w16du:dateUtc="2026-03-03T16:43:00Z">
        <w:r w:rsidR="009261C6">
          <w:rPr>
            <w:rFonts w:ascii="Arial" w:hAnsi="Arial" w:cs="Arial"/>
            <w:kern w:val="16"/>
            <w:sz w:val="20"/>
          </w:rPr>
          <w:t xml:space="preserve">dated September 23, </w:t>
        </w:r>
        <w:proofErr w:type="gramStart"/>
        <w:r w:rsidR="009261C6">
          <w:rPr>
            <w:rFonts w:ascii="Arial" w:hAnsi="Arial" w:cs="Arial"/>
            <w:kern w:val="16"/>
            <w:sz w:val="20"/>
          </w:rPr>
          <w:t>2021</w:t>
        </w:r>
        <w:proofErr w:type="gramEnd"/>
        <w:r w:rsidR="009261C6">
          <w:rPr>
            <w:rFonts w:ascii="Arial" w:hAnsi="Arial" w:cs="Arial"/>
            <w:kern w:val="16"/>
            <w:sz w:val="20"/>
          </w:rPr>
          <w:t xml:space="preserve"> between AES Clean Energy Development, LLC (“Client”) and </w:t>
        </w:r>
        <w:proofErr w:type="gramStart"/>
        <w:r w:rsidR="009261C6">
          <w:rPr>
            <w:rFonts w:ascii="Arial" w:hAnsi="Arial" w:cs="Arial"/>
            <w:kern w:val="16"/>
            <w:sz w:val="20"/>
          </w:rPr>
          <w:t>Burns</w:t>
        </w:r>
        <w:proofErr w:type="gramEnd"/>
        <w:r w:rsidR="009261C6">
          <w:rPr>
            <w:rFonts w:ascii="Arial" w:hAnsi="Arial" w:cs="Arial"/>
            <w:kern w:val="16"/>
            <w:sz w:val="20"/>
          </w:rPr>
          <w:t xml:space="preserve"> &amp; McDonnell En</w:t>
        </w:r>
      </w:ins>
      <w:ins w:id="5" w:author="Vraa, Ryan D" w:date="2026-03-03T10:44:00Z" w16du:dateUtc="2026-03-03T16:44:00Z">
        <w:r w:rsidR="00E10FA8">
          <w:rPr>
            <w:rFonts w:ascii="Arial" w:hAnsi="Arial" w:cs="Arial"/>
            <w:kern w:val="16"/>
            <w:sz w:val="20"/>
          </w:rPr>
          <w:t>gineering Company, Inc.</w:t>
        </w:r>
      </w:ins>
      <w:ins w:id="6" w:author="Vraa, Ryan D" w:date="2026-03-03T10:45:00Z" w16du:dateUtc="2026-03-03T16:45:00Z">
        <w:r w:rsidR="00043874">
          <w:rPr>
            <w:rFonts w:ascii="Arial" w:hAnsi="Arial" w:cs="Arial"/>
            <w:kern w:val="16"/>
            <w:sz w:val="20"/>
          </w:rPr>
          <w:t>(“Contractor”).</w:t>
        </w:r>
      </w:ins>
    </w:p>
    <w:p w14:paraId="1F92B066" w14:textId="77777777" w:rsidR="009261C6" w:rsidRDefault="009261C6" w:rsidP="007528EA">
      <w:pPr>
        <w:tabs>
          <w:tab w:val="left" w:pos="-1440"/>
        </w:tabs>
        <w:ind w:hanging="720"/>
        <w:rPr>
          <w:ins w:id="7" w:author="Vraa, Ryan D" w:date="2026-03-03T10:42:00Z" w16du:dateUtc="2026-03-03T16:42:00Z"/>
          <w:rFonts w:ascii="Arial" w:hAnsi="Arial" w:cs="Arial"/>
          <w:kern w:val="16"/>
          <w:sz w:val="20"/>
        </w:rPr>
      </w:pPr>
    </w:p>
    <w:p w14:paraId="418C3599" w14:textId="48C07C6B" w:rsidR="009F3BF3" w:rsidRDefault="009261C6" w:rsidP="007528EA">
      <w:pPr>
        <w:tabs>
          <w:tab w:val="left" w:pos="-1440"/>
        </w:tabs>
        <w:ind w:hanging="720"/>
        <w:rPr>
          <w:rFonts w:ascii="Arial" w:hAnsi="Arial" w:cs="Arial"/>
          <w:kern w:val="16"/>
          <w:sz w:val="20"/>
        </w:rPr>
      </w:pPr>
      <w:ins w:id="8" w:author="Vraa, Ryan D" w:date="2026-03-03T10:42:00Z" w16du:dateUtc="2026-03-03T16:42:00Z">
        <w:r>
          <w:rPr>
            <w:rFonts w:ascii="Arial" w:hAnsi="Arial" w:cs="Arial"/>
            <w:kern w:val="16"/>
            <w:sz w:val="20"/>
          </w:rPr>
          <w:tab/>
        </w:r>
      </w:ins>
      <w:r w:rsidR="00AA4A1E">
        <w:rPr>
          <w:rFonts w:ascii="Arial" w:hAnsi="Arial" w:cs="Arial"/>
          <w:kern w:val="16"/>
          <w:sz w:val="20"/>
        </w:rPr>
        <w:t xml:space="preserve">Integration </w:t>
      </w:r>
      <w:r w:rsidR="00AF3478">
        <w:rPr>
          <w:rFonts w:ascii="Arial" w:hAnsi="Arial" w:cs="Arial"/>
          <w:kern w:val="16"/>
          <w:sz w:val="20"/>
        </w:rPr>
        <w:t xml:space="preserve">Services </w:t>
      </w:r>
      <w:r w:rsidR="002412A7">
        <w:rPr>
          <w:rFonts w:ascii="Arial" w:hAnsi="Arial" w:cs="Arial"/>
          <w:kern w:val="16"/>
          <w:sz w:val="20"/>
        </w:rPr>
        <w:t>shall be defined as the</w:t>
      </w:r>
      <w:r w:rsidR="00BC3FAB">
        <w:rPr>
          <w:rFonts w:ascii="Arial" w:hAnsi="Arial" w:cs="Arial"/>
          <w:kern w:val="16"/>
          <w:sz w:val="20"/>
        </w:rPr>
        <w:t xml:space="preserve"> field</w:t>
      </w:r>
      <w:r w:rsidR="002412A7">
        <w:rPr>
          <w:rFonts w:ascii="Arial" w:hAnsi="Arial" w:cs="Arial"/>
          <w:kern w:val="16"/>
          <w:sz w:val="20"/>
        </w:rPr>
        <w:t xml:space="preserve"> </w:t>
      </w:r>
      <w:r w:rsidR="00BA5480">
        <w:rPr>
          <w:rFonts w:ascii="Arial" w:hAnsi="Arial" w:cs="Arial"/>
          <w:kern w:val="16"/>
          <w:sz w:val="20"/>
        </w:rPr>
        <w:t>I</w:t>
      </w:r>
      <w:r w:rsidR="002412A7">
        <w:rPr>
          <w:rFonts w:ascii="Arial" w:hAnsi="Arial" w:cs="Arial"/>
          <w:kern w:val="16"/>
          <w:sz w:val="20"/>
        </w:rPr>
        <w:t>nstallation</w:t>
      </w:r>
      <w:r w:rsidR="00BC3FAB">
        <w:rPr>
          <w:rFonts w:ascii="Arial" w:hAnsi="Arial" w:cs="Arial"/>
          <w:kern w:val="16"/>
          <w:sz w:val="20"/>
        </w:rPr>
        <w:t xml:space="preserve"> and </w:t>
      </w:r>
      <w:r w:rsidR="00BA5480">
        <w:rPr>
          <w:rFonts w:ascii="Arial" w:hAnsi="Arial" w:cs="Arial"/>
          <w:kern w:val="16"/>
          <w:sz w:val="20"/>
        </w:rPr>
        <w:t>C</w:t>
      </w:r>
      <w:r w:rsidR="00BC3FAB">
        <w:rPr>
          <w:rFonts w:ascii="Arial" w:hAnsi="Arial" w:cs="Arial"/>
          <w:kern w:val="16"/>
          <w:sz w:val="20"/>
        </w:rPr>
        <w:t xml:space="preserve">ommissioning </w:t>
      </w:r>
      <w:r w:rsidR="00BA5480">
        <w:rPr>
          <w:rFonts w:ascii="Arial" w:hAnsi="Arial" w:cs="Arial"/>
          <w:kern w:val="16"/>
          <w:sz w:val="20"/>
        </w:rPr>
        <w:t>T</w:t>
      </w:r>
      <w:r w:rsidR="00BC3FAB">
        <w:rPr>
          <w:rFonts w:ascii="Arial" w:hAnsi="Arial" w:cs="Arial"/>
          <w:kern w:val="16"/>
          <w:sz w:val="20"/>
        </w:rPr>
        <w:t>asks</w:t>
      </w:r>
      <w:r w:rsidR="003851D8">
        <w:rPr>
          <w:rFonts w:ascii="Arial" w:hAnsi="Arial" w:cs="Arial"/>
          <w:kern w:val="16"/>
          <w:sz w:val="20"/>
        </w:rPr>
        <w:t xml:space="preserve"> </w:t>
      </w:r>
      <w:r w:rsidR="00AA4A1E">
        <w:rPr>
          <w:rFonts w:ascii="Arial" w:hAnsi="Arial" w:cs="Arial"/>
          <w:kern w:val="16"/>
          <w:sz w:val="20"/>
        </w:rPr>
        <w:t xml:space="preserve">generally performed that are designed to </w:t>
      </w:r>
      <w:r w:rsidR="003851D8">
        <w:rPr>
          <w:rFonts w:ascii="Arial" w:hAnsi="Arial" w:cs="Arial"/>
          <w:kern w:val="16"/>
          <w:sz w:val="20"/>
        </w:rPr>
        <w:t xml:space="preserve">bring </w:t>
      </w:r>
      <w:r w:rsidR="0045762F">
        <w:rPr>
          <w:rFonts w:ascii="Arial" w:hAnsi="Arial" w:cs="Arial"/>
          <w:kern w:val="16"/>
          <w:sz w:val="20"/>
        </w:rPr>
        <w:t>low voltage (u</w:t>
      </w:r>
      <w:r w:rsidR="00F76C3F">
        <w:rPr>
          <w:rFonts w:ascii="Arial" w:hAnsi="Arial" w:cs="Arial"/>
          <w:kern w:val="16"/>
          <w:sz w:val="20"/>
        </w:rPr>
        <w:t xml:space="preserve">p to </w:t>
      </w:r>
      <w:r w:rsidR="0045762F">
        <w:rPr>
          <w:rFonts w:ascii="Arial" w:hAnsi="Arial" w:cs="Arial"/>
          <w:kern w:val="16"/>
          <w:sz w:val="20"/>
        </w:rPr>
        <w:t xml:space="preserve">125VDC and </w:t>
      </w:r>
      <w:r w:rsidR="003A29C8">
        <w:rPr>
          <w:rFonts w:ascii="Arial" w:hAnsi="Arial" w:cs="Arial"/>
          <w:kern w:val="16"/>
          <w:sz w:val="20"/>
        </w:rPr>
        <w:t>250</w:t>
      </w:r>
      <w:r w:rsidR="0045762F">
        <w:rPr>
          <w:rFonts w:ascii="Arial" w:hAnsi="Arial" w:cs="Arial"/>
          <w:kern w:val="16"/>
          <w:sz w:val="20"/>
        </w:rPr>
        <w:t xml:space="preserve">VAC) </w:t>
      </w:r>
      <w:r w:rsidR="003851D8">
        <w:rPr>
          <w:rFonts w:ascii="Arial" w:hAnsi="Arial" w:cs="Arial"/>
          <w:kern w:val="16"/>
          <w:sz w:val="20"/>
        </w:rPr>
        <w:t xml:space="preserve">electrical and electronic equipment into </w:t>
      </w:r>
      <w:r w:rsidR="00ED3F0C">
        <w:rPr>
          <w:rFonts w:ascii="Arial" w:hAnsi="Arial" w:cs="Arial"/>
          <w:kern w:val="16"/>
          <w:sz w:val="20"/>
        </w:rPr>
        <w:t xml:space="preserve">the </w:t>
      </w:r>
      <w:r w:rsidR="003851D8">
        <w:rPr>
          <w:rFonts w:ascii="Arial" w:hAnsi="Arial" w:cs="Arial"/>
          <w:kern w:val="16"/>
          <w:sz w:val="20"/>
        </w:rPr>
        <w:t>operational state</w:t>
      </w:r>
      <w:r w:rsidR="00170B90">
        <w:rPr>
          <w:rFonts w:ascii="Arial" w:hAnsi="Arial" w:cs="Arial"/>
          <w:kern w:val="16"/>
          <w:sz w:val="20"/>
        </w:rPr>
        <w:t xml:space="preserve"> of its intended function.</w:t>
      </w:r>
    </w:p>
    <w:p w14:paraId="1EE2FDBC" w14:textId="77777777" w:rsidR="009F3BF3" w:rsidRDefault="009F3BF3" w:rsidP="007528EA">
      <w:pPr>
        <w:tabs>
          <w:tab w:val="left" w:pos="-1440"/>
        </w:tabs>
        <w:ind w:hanging="720"/>
        <w:rPr>
          <w:rFonts w:ascii="Arial" w:hAnsi="Arial" w:cs="Arial"/>
          <w:kern w:val="16"/>
          <w:sz w:val="20"/>
        </w:rPr>
      </w:pPr>
    </w:p>
    <w:p w14:paraId="794896F2" w14:textId="36B128EF" w:rsidR="009F3BF3" w:rsidRDefault="009F3BF3" w:rsidP="007528EA">
      <w:pPr>
        <w:tabs>
          <w:tab w:val="left" w:pos="-1440"/>
        </w:tabs>
        <w:ind w:hanging="720"/>
        <w:rPr>
          <w:rFonts w:ascii="Arial" w:hAnsi="Arial" w:cs="Arial"/>
          <w:kern w:val="16"/>
          <w:sz w:val="20"/>
        </w:rPr>
      </w:pPr>
      <w:r>
        <w:rPr>
          <w:rFonts w:ascii="Arial" w:hAnsi="Arial" w:cs="Arial"/>
          <w:kern w:val="16"/>
          <w:sz w:val="20"/>
        </w:rPr>
        <w:tab/>
      </w:r>
      <w:r w:rsidR="00A70FCD" w:rsidRPr="009C1A2B">
        <w:rPr>
          <w:rFonts w:ascii="Arial" w:hAnsi="Arial" w:cs="Arial"/>
          <w:b/>
          <w:bCs/>
          <w:kern w:val="16"/>
          <w:sz w:val="20"/>
        </w:rPr>
        <w:t>Installation</w:t>
      </w:r>
      <w:r w:rsidR="001C6F49" w:rsidRPr="009C1A2B">
        <w:rPr>
          <w:rFonts w:ascii="Arial" w:hAnsi="Arial" w:cs="Arial"/>
          <w:b/>
          <w:bCs/>
          <w:kern w:val="16"/>
          <w:sz w:val="20"/>
        </w:rPr>
        <w:t xml:space="preserve"> </w:t>
      </w:r>
      <w:r w:rsidR="00BA5480" w:rsidRPr="009C1A2B">
        <w:rPr>
          <w:rFonts w:ascii="Arial" w:hAnsi="Arial" w:cs="Arial"/>
          <w:b/>
          <w:bCs/>
          <w:kern w:val="16"/>
          <w:sz w:val="20"/>
        </w:rPr>
        <w:t>T</w:t>
      </w:r>
      <w:r w:rsidR="001C6F49" w:rsidRPr="009C1A2B">
        <w:rPr>
          <w:rFonts w:ascii="Arial" w:hAnsi="Arial" w:cs="Arial"/>
          <w:b/>
          <w:bCs/>
          <w:kern w:val="16"/>
          <w:sz w:val="20"/>
        </w:rPr>
        <w:t xml:space="preserve">asks </w:t>
      </w:r>
      <w:r w:rsidR="001C6F49">
        <w:rPr>
          <w:rFonts w:ascii="Arial" w:hAnsi="Arial" w:cs="Arial"/>
          <w:kern w:val="16"/>
          <w:sz w:val="20"/>
        </w:rPr>
        <w:t xml:space="preserve">can </w:t>
      </w:r>
      <w:r w:rsidR="00BB7D9D">
        <w:rPr>
          <w:rFonts w:ascii="Arial" w:hAnsi="Arial" w:cs="Arial"/>
          <w:kern w:val="16"/>
          <w:sz w:val="20"/>
        </w:rPr>
        <w:t>include placing and supporting of equipment racks, mounting of equipment in racks, slotting of cards in equipment chassis</w:t>
      </w:r>
      <w:r w:rsidR="00684BC0">
        <w:rPr>
          <w:rFonts w:ascii="Arial" w:hAnsi="Arial" w:cs="Arial"/>
          <w:kern w:val="16"/>
          <w:sz w:val="20"/>
        </w:rPr>
        <w:t xml:space="preserve">, mounting equipment and antennas on building surfaces, </w:t>
      </w:r>
      <w:r w:rsidR="00D06579">
        <w:rPr>
          <w:rFonts w:ascii="Arial" w:hAnsi="Arial" w:cs="Arial"/>
          <w:kern w:val="16"/>
          <w:sz w:val="20"/>
        </w:rPr>
        <w:t>assembly</w:t>
      </w:r>
      <w:r w:rsidR="00D473F8">
        <w:rPr>
          <w:rFonts w:ascii="Arial" w:hAnsi="Arial" w:cs="Arial"/>
          <w:kern w:val="16"/>
          <w:sz w:val="20"/>
        </w:rPr>
        <w:t xml:space="preserve"> of copper and fiber optic cabling and connectors</w:t>
      </w:r>
      <w:r w:rsidR="00485244">
        <w:rPr>
          <w:rFonts w:ascii="Arial" w:hAnsi="Arial" w:cs="Arial"/>
          <w:kern w:val="16"/>
          <w:sz w:val="20"/>
        </w:rPr>
        <w:t xml:space="preserve">, </w:t>
      </w:r>
      <w:r w:rsidR="00D473F8">
        <w:rPr>
          <w:rFonts w:ascii="Arial" w:hAnsi="Arial" w:cs="Arial"/>
          <w:kern w:val="16"/>
          <w:sz w:val="20"/>
        </w:rPr>
        <w:t>running of cable through</w:t>
      </w:r>
      <w:r w:rsidR="00126797">
        <w:rPr>
          <w:rFonts w:ascii="Arial" w:hAnsi="Arial" w:cs="Arial"/>
          <w:kern w:val="16"/>
          <w:sz w:val="20"/>
        </w:rPr>
        <w:t xml:space="preserve"> raceway, </w:t>
      </w:r>
      <w:r w:rsidR="003850D2">
        <w:rPr>
          <w:rFonts w:ascii="Arial" w:hAnsi="Arial" w:cs="Arial"/>
          <w:kern w:val="16"/>
          <w:sz w:val="20"/>
        </w:rPr>
        <w:t xml:space="preserve">connecting/splicing cable via intermediate patch panels, </w:t>
      </w:r>
      <w:r w:rsidR="003460E6">
        <w:rPr>
          <w:rFonts w:ascii="Arial" w:hAnsi="Arial" w:cs="Arial"/>
          <w:kern w:val="16"/>
          <w:sz w:val="20"/>
        </w:rPr>
        <w:t xml:space="preserve">installing low voltage power feeds to equipment, </w:t>
      </w:r>
      <w:r w:rsidR="00C57625">
        <w:rPr>
          <w:rFonts w:ascii="Arial" w:hAnsi="Arial" w:cs="Arial"/>
          <w:kern w:val="16"/>
          <w:sz w:val="20"/>
        </w:rPr>
        <w:t>and tasks of a similar nature.</w:t>
      </w:r>
      <w:r w:rsidR="00F57AE9">
        <w:rPr>
          <w:rFonts w:ascii="Arial" w:hAnsi="Arial" w:cs="Arial"/>
          <w:kern w:val="16"/>
          <w:sz w:val="20"/>
        </w:rPr>
        <w:t xml:space="preserve"> Installation tasks will typically be associated with telecommunication or </w:t>
      </w:r>
      <w:r w:rsidR="00966B00">
        <w:rPr>
          <w:rFonts w:ascii="Arial" w:hAnsi="Arial" w:cs="Arial"/>
          <w:kern w:val="16"/>
          <w:sz w:val="20"/>
        </w:rPr>
        <w:t>control</w:t>
      </w:r>
      <w:r w:rsidR="00F57AE9">
        <w:rPr>
          <w:rFonts w:ascii="Arial" w:hAnsi="Arial" w:cs="Arial"/>
          <w:kern w:val="16"/>
          <w:sz w:val="20"/>
        </w:rPr>
        <w:t xml:space="preserve"> devices located within a control enclosure, microwave hut, cabinet, panel, or other enclosure.</w:t>
      </w:r>
    </w:p>
    <w:p w14:paraId="08623E7E" w14:textId="77777777" w:rsidR="009F3BF3" w:rsidRDefault="009F3BF3" w:rsidP="007528EA">
      <w:pPr>
        <w:tabs>
          <w:tab w:val="left" w:pos="-1440"/>
        </w:tabs>
        <w:ind w:hanging="720"/>
        <w:rPr>
          <w:rFonts w:ascii="Arial" w:hAnsi="Arial" w:cs="Arial"/>
          <w:kern w:val="16"/>
          <w:sz w:val="20"/>
        </w:rPr>
      </w:pPr>
    </w:p>
    <w:p w14:paraId="69829085" w14:textId="06F61C26" w:rsidR="00AF3478" w:rsidRDefault="009F3BF3" w:rsidP="007528EA">
      <w:pPr>
        <w:tabs>
          <w:tab w:val="left" w:pos="-1440"/>
        </w:tabs>
        <w:ind w:hanging="720"/>
        <w:rPr>
          <w:rFonts w:ascii="Arial" w:hAnsi="Arial" w:cs="Arial"/>
          <w:kern w:val="16"/>
          <w:sz w:val="20"/>
        </w:rPr>
      </w:pPr>
      <w:r>
        <w:rPr>
          <w:rFonts w:ascii="Arial" w:hAnsi="Arial" w:cs="Arial"/>
          <w:kern w:val="16"/>
          <w:sz w:val="20"/>
        </w:rPr>
        <w:tab/>
      </w:r>
      <w:r w:rsidRPr="009C1A2B">
        <w:rPr>
          <w:rFonts w:ascii="Arial" w:hAnsi="Arial" w:cs="Arial"/>
          <w:b/>
          <w:bCs/>
          <w:kern w:val="16"/>
          <w:sz w:val="20"/>
        </w:rPr>
        <w:t xml:space="preserve">Commissioning </w:t>
      </w:r>
      <w:r w:rsidR="00BA5480" w:rsidRPr="009C1A2B">
        <w:rPr>
          <w:rFonts w:ascii="Arial" w:hAnsi="Arial" w:cs="Arial"/>
          <w:b/>
          <w:bCs/>
          <w:kern w:val="16"/>
          <w:sz w:val="20"/>
        </w:rPr>
        <w:t>T</w:t>
      </w:r>
      <w:r w:rsidRPr="009C1A2B">
        <w:rPr>
          <w:rFonts w:ascii="Arial" w:hAnsi="Arial" w:cs="Arial"/>
          <w:b/>
          <w:bCs/>
          <w:kern w:val="16"/>
          <w:sz w:val="20"/>
        </w:rPr>
        <w:t>asks</w:t>
      </w:r>
      <w:r>
        <w:rPr>
          <w:rFonts w:ascii="Arial" w:hAnsi="Arial" w:cs="Arial"/>
          <w:kern w:val="16"/>
          <w:sz w:val="20"/>
        </w:rPr>
        <w:t xml:space="preserve"> can include </w:t>
      </w:r>
      <w:r w:rsidR="00960FCF">
        <w:rPr>
          <w:rFonts w:ascii="Arial" w:hAnsi="Arial" w:cs="Arial"/>
          <w:kern w:val="16"/>
          <w:sz w:val="20"/>
        </w:rPr>
        <w:t>testing</w:t>
      </w:r>
      <w:r w:rsidR="00F57AE9">
        <w:rPr>
          <w:rFonts w:ascii="Arial" w:hAnsi="Arial" w:cs="Arial"/>
          <w:kern w:val="16"/>
          <w:sz w:val="20"/>
        </w:rPr>
        <w:t xml:space="preserve"> devices that provide telecommunication services, protective relaying for the electric grid, and/or </w:t>
      </w:r>
      <w:r w:rsidR="001934B7">
        <w:rPr>
          <w:rFonts w:ascii="Arial" w:hAnsi="Arial" w:cs="Arial"/>
          <w:kern w:val="16"/>
          <w:sz w:val="20"/>
        </w:rPr>
        <w:t>supervisor control and data acquisition (</w:t>
      </w:r>
      <w:r w:rsidR="00F57AE9">
        <w:rPr>
          <w:rFonts w:ascii="Arial" w:hAnsi="Arial" w:cs="Arial"/>
          <w:kern w:val="16"/>
          <w:sz w:val="20"/>
        </w:rPr>
        <w:t>SCADA</w:t>
      </w:r>
      <w:r w:rsidR="001934B7">
        <w:rPr>
          <w:rFonts w:ascii="Arial" w:hAnsi="Arial" w:cs="Arial"/>
          <w:kern w:val="16"/>
          <w:sz w:val="20"/>
        </w:rPr>
        <w:t>)</w:t>
      </w:r>
      <w:r w:rsidR="00F57AE9">
        <w:rPr>
          <w:rFonts w:ascii="Arial" w:hAnsi="Arial" w:cs="Arial"/>
          <w:kern w:val="16"/>
          <w:sz w:val="20"/>
        </w:rPr>
        <w:t xml:space="preserve"> services. These tasks can include</w:t>
      </w:r>
      <w:r w:rsidR="00960FCF">
        <w:rPr>
          <w:rFonts w:ascii="Arial" w:hAnsi="Arial" w:cs="Arial"/>
          <w:kern w:val="16"/>
          <w:sz w:val="20"/>
        </w:rPr>
        <w:t xml:space="preserve"> of cabling and ra</w:t>
      </w:r>
      <w:r w:rsidR="00235597">
        <w:rPr>
          <w:rFonts w:ascii="Arial" w:hAnsi="Arial" w:cs="Arial"/>
          <w:kern w:val="16"/>
          <w:sz w:val="20"/>
        </w:rPr>
        <w:t xml:space="preserve">diofrequency signal, </w:t>
      </w:r>
      <w:r w:rsidR="00126797">
        <w:rPr>
          <w:rFonts w:ascii="Arial" w:hAnsi="Arial" w:cs="Arial"/>
          <w:kern w:val="16"/>
          <w:sz w:val="20"/>
        </w:rPr>
        <w:t>terminating</w:t>
      </w:r>
      <w:r w:rsidR="00AA6C4A">
        <w:rPr>
          <w:rFonts w:ascii="Arial" w:hAnsi="Arial" w:cs="Arial"/>
          <w:kern w:val="16"/>
          <w:sz w:val="20"/>
        </w:rPr>
        <w:t xml:space="preserve"> </w:t>
      </w:r>
      <w:r w:rsidR="00126797">
        <w:rPr>
          <w:rFonts w:ascii="Arial" w:hAnsi="Arial" w:cs="Arial"/>
          <w:kern w:val="16"/>
          <w:sz w:val="20"/>
        </w:rPr>
        <w:t>cabling/connectors to equipment,</w:t>
      </w:r>
      <w:r w:rsidR="003A29C8">
        <w:rPr>
          <w:rFonts w:ascii="Arial" w:hAnsi="Arial" w:cs="Arial"/>
          <w:kern w:val="16"/>
          <w:sz w:val="20"/>
        </w:rPr>
        <w:t xml:space="preserve"> wire tracing,</w:t>
      </w:r>
      <w:r w:rsidR="00126797">
        <w:rPr>
          <w:rFonts w:ascii="Arial" w:hAnsi="Arial" w:cs="Arial"/>
          <w:kern w:val="16"/>
          <w:sz w:val="20"/>
        </w:rPr>
        <w:t xml:space="preserve"> </w:t>
      </w:r>
      <w:r w:rsidR="00037F65">
        <w:rPr>
          <w:rFonts w:ascii="Arial" w:hAnsi="Arial" w:cs="Arial"/>
          <w:kern w:val="16"/>
          <w:sz w:val="20"/>
        </w:rPr>
        <w:t xml:space="preserve">testing </w:t>
      </w:r>
      <w:r w:rsidR="00C8334D">
        <w:rPr>
          <w:rFonts w:ascii="Arial" w:hAnsi="Arial" w:cs="Arial"/>
          <w:kern w:val="16"/>
          <w:sz w:val="20"/>
        </w:rPr>
        <w:t xml:space="preserve">low voltage </w:t>
      </w:r>
      <w:r w:rsidR="003163DE">
        <w:rPr>
          <w:rFonts w:ascii="Arial" w:hAnsi="Arial" w:cs="Arial"/>
          <w:kern w:val="16"/>
          <w:sz w:val="20"/>
        </w:rPr>
        <w:t>power</w:t>
      </w:r>
      <w:r w:rsidR="001C5F5E">
        <w:rPr>
          <w:rFonts w:ascii="Arial" w:hAnsi="Arial" w:cs="Arial"/>
          <w:kern w:val="16"/>
          <w:sz w:val="20"/>
        </w:rPr>
        <w:t xml:space="preserve">, toggling </w:t>
      </w:r>
      <w:r w:rsidR="009A0266">
        <w:rPr>
          <w:rFonts w:ascii="Arial" w:hAnsi="Arial" w:cs="Arial"/>
          <w:kern w:val="16"/>
          <w:sz w:val="20"/>
        </w:rPr>
        <w:t xml:space="preserve">low voltage </w:t>
      </w:r>
      <w:r w:rsidR="001C5F5E">
        <w:rPr>
          <w:rFonts w:ascii="Arial" w:hAnsi="Arial" w:cs="Arial"/>
          <w:kern w:val="16"/>
          <w:sz w:val="20"/>
        </w:rPr>
        <w:t>breakers or fuses to power on</w:t>
      </w:r>
      <w:r w:rsidR="00315BC0">
        <w:rPr>
          <w:rFonts w:ascii="Arial" w:hAnsi="Arial" w:cs="Arial"/>
          <w:kern w:val="16"/>
          <w:sz w:val="20"/>
        </w:rPr>
        <w:t xml:space="preserve">/off </w:t>
      </w:r>
      <w:r w:rsidR="001C5F5E">
        <w:rPr>
          <w:rFonts w:ascii="Arial" w:hAnsi="Arial" w:cs="Arial"/>
          <w:kern w:val="16"/>
          <w:sz w:val="20"/>
        </w:rPr>
        <w:t xml:space="preserve">equipment, </w:t>
      </w:r>
      <w:r w:rsidR="00DF485D">
        <w:rPr>
          <w:rFonts w:ascii="Arial" w:hAnsi="Arial" w:cs="Arial"/>
          <w:kern w:val="16"/>
          <w:sz w:val="20"/>
        </w:rPr>
        <w:t xml:space="preserve">connecting and </w:t>
      </w:r>
      <w:r w:rsidR="00FF6118">
        <w:rPr>
          <w:rFonts w:ascii="Arial" w:hAnsi="Arial" w:cs="Arial"/>
          <w:kern w:val="16"/>
          <w:sz w:val="20"/>
        </w:rPr>
        <w:t>loading configuration files to equipment</w:t>
      </w:r>
      <w:r w:rsidR="00B42882">
        <w:rPr>
          <w:rFonts w:ascii="Arial" w:hAnsi="Arial" w:cs="Arial"/>
          <w:kern w:val="16"/>
          <w:sz w:val="20"/>
        </w:rPr>
        <w:t xml:space="preserve">, conducting </w:t>
      </w:r>
      <w:r w:rsidR="00A1643F">
        <w:rPr>
          <w:rFonts w:ascii="Arial" w:hAnsi="Arial" w:cs="Arial"/>
          <w:kern w:val="16"/>
          <w:sz w:val="20"/>
        </w:rPr>
        <w:t>testing and functionality checks, troubleshooting errors</w:t>
      </w:r>
      <w:r w:rsidR="00315BC0">
        <w:rPr>
          <w:rFonts w:ascii="Arial" w:hAnsi="Arial" w:cs="Arial"/>
          <w:kern w:val="16"/>
          <w:sz w:val="20"/>
        </w:rPr>
        <w:t xml:space="preserve">, decommissioning removed equipment, </w:t>
      </w:r>
      <w:r w:rsidR="00167810">
        <w:rPr>
          <w:rFonts w:ascii="Arial" w:hAnsi="Arial" w:cs="Arial"/>
          <w:kern w:val="16"/>
          <w:sz w:val="20"/>
        </w:rPr>
        <w:t xml:space="preserve">removing configuration files and </w:t>
      </w:r>
      <w:r w:rsidR="00867626">
        <w:rPr>
          <w:rFonts w:ascii="Arial" w:hAnsi="Arial" w:cs="Arial"/>
          <w:kern w:val="16"/>
          <w:sz w:val="20"/>
        </w:rPr>
        <w:t xml:space="preserve">marking drawings for </w:t>
      </w:r>
      <w:r w:rsidR="00167810">
        <w:rPr>
          <w:rFonts w:ascii="Arial" w:hAnsi="Arial" w:cs="Arial"/>
          <w:kern w:val="16"/>
          <w:sz w:val="20"/>
        </w:rPr>
        <w:t xml:space="preserve">“as left” field state, and </w:t>
      </w:r>
      <w:r w:rsidR="00F716C8">
        <w:rPr>
          <w:rFonts w:ascii="Arial" w:hAnsi="Arial" w:cs="Arial"/>
          <w:kern w:val="16"/>
          <w:sz w:val="20"/>
        </w:rPr>
        <w:t>tasks of a similar nature.</w:t>
      </w:r>
    </w:p>
    <w:p w14:paraId="75457EF5" w14:textId="77777777" w:rsidR="009B5400" w:rsidRDefault="009B5400" w:rsidP="007528EA">
      <w:pPr>
        <w:tabs>
          <w:tab w:val="left" w:pos="-1440"/>
        </w:tabs>
        <w:ind w:hanging="720"/>
        <w:rPr>
          <w:rFonts w:ascii="Arial" w:hAnsi="Arial" w:cs="Arial"/>
          <w:kern w:val="16"/>
          <w:sz w:val="20"/>
        </w:rPr>
      </w:pPr>
    </w:p>
    <w:p w14:paraId="551E6D32" w14:textId="5C327C3F" w:rsidR="009B5400" w:rsidRDefault="009506F2" w:rsidP="007528EA">
      <w:pPr>
        <w:tabs>
          <w:tab w:val="left" w:pos="-1440"/>
        </w:tabs>
        <w:ind w:hanging="720"/>
        <w:rPr>
          <w:rFonts w:ascii="Arial" w:hAnsi="Arial" w:cs="Arial"/>
          <w:kern w:val="16"/>
          <w:sz w:val="20"/>
        </w:rPr>
      </w:pPr>
      <w:r>
        <w:rPr>
          <w:rFonts w:ascii="Arial" w:hAnsi="Arial" w:cs="Arial"/>
          <w:kern w:val="16"/>
          <w:sz w:val="20"/>
        </w:rPr>
        <w:tab/>
      </w:r>
      <w:r w:rsidR="005F232A">
        <w:rPr>
          <w:rFonts w:ascii="Arial" w:hAnsi="Arial" w:cs="Arial"/>
          <w:kern w:val="16"/>
          <w:sz w:val="20"/>
        </w:rPr>
        <w:t>Implementation of</w:t>
      </w:r>
      <w:r w:rsidR="0022000E">
        <w:rPr>
          <w:rFonts w:ascii="Arial" w:hAnsi="Arial" w:cs="Arial"/>
          <w:kern w:val="16"/>
          <w:sz w:val="20"/>
        </w:rPr>
        <w:t xml:space="preserve"> AC or DC power plant</w:t>
      </w:r>
      <w:r w:rsidR="001253E8">
        <w:rPr>
          <w:rFonts w:ascii="Arial" w:hAnsi="Arial" w:cs="Arial"/>
          <w:kern w:val="16"/>
          <w:sz w:val="20"/>
        </w:rPr>
        <w:t>, electrical hot work</w:t>
      </w:r>
      <w:r w:rsidR="00D21E1E">
        <w:rPr>
          <w:rFonts w:ascii="Arial" w:hAnsi="Arial" w:cs="Arial"/>
          <w:kern w:val="16"/>
          <w:sz w:val="20"/>
        </w:rPr>
        <w:t xml:space="preserve">, and wiring above 125VDC and </w:t>
      </w:r>
      <w:r w:rsidR="003A29C8">
        <w:rPr>
          <w:rFonts w:ascii="Arial" w:hAnsi="Arial" w:cs="Arial"/>
          <w:kern w:val="16"/>
          <w:sz w:val="20"/>
        </w:rPr>
        <w:t>250</w:t>
      </w:r>
      <w:r w:rsidR="00D21E1E">
        <w:rPr>
          <w:rFonts w:ascii="Arial" w:hAnsi="Arial" w:cs="Arial"/>
          <w:kern w:val="16"/>
          <w:sz w:val="20"/>
        </w:rPr>
        <w:t>VAC</w:t>
      </w:r>
      <w:r w:rsidR="00FF2B1C">
        <w:rPr>
          <w:rFonts w:ascii="Arial" w:hAnsi="Arial" w:cs="Arial"/>
          <w:kern w:val="16"/>
          <w:sz w:val="20"/>
        </w:rPr>
        <w:t xml:space="preserve"> are not considered Integration Services and </w:t>
      </w:r>
      <w:r w:rsidR="0020651B">
        <w:rPr>
          <w:rFonts w:ascii="Arial" w:hAnsi="Arial" w:cs="Arial"/>
          <w:kern w:val="16"/>
          <w:sz w:val="20"/>
        </w:rPr>
        <w:t>must</w:t>
      </w:r>
      <w:r w:rsidR="00FF2B1C">
        <w:rPr>
          <w:rFonts w:ascii="Arial" w:hAnsi="Arial" w:cs="Arial"/>
          <w:kern w:val="16"/>
          <w:sz w:val="20"/>
        </w:rPr>
        <w:t xml:space="preserve"> be completed by </w:t>
      </w:r>
      <w:del w:id="9" w:author="Vraa, Ryan D" w:date="2026-03-03T10:38:00Z" w16du:dateUtc="2026-03-03T16:38:00Z">
        <w:r w:rsidR="00FF2B1C" w:rsidDel="00E636E7">
          <w:rPr>
            <w:rFonts w:ascii="Arial" w:hAnsi="Arial" w:cs="Arial"/>
            <w:kern w:val="16"/>
            <w:sz w:val="20"/>
          </w:rPr>
          <w:delText>Purchaser</w:delText>
        </w:r>
      </w:del>
      <w:ins w:id="10" w:author="Vraa, Ryan D" w:date="2026-03-03T10:38:00Z" w16du:dateUtc="2026-03-03T16:38:00Z">
        <w:r w:rsidR="00E636E7">
          <w:rPr>
            <w:rFonts w:ascii="Arial" w:hAnsi="Arial" w:cs="Arial"/>
            <w:kern w:val="16"/>
            <w:sz w:val="20"/>
          </w:rPr>
          <w:t>Client</w:t>
        </w:r>
      </w:ins>
      <w:r w:rsidR="00FF2B1C">
        <w:rPr>
          <w:rFonts w:ascii="Arial" w:hAnsi="Arial" w:cs="Arial"/>
          <w:kern w:val="16"/>
          <w:sz w:val="20"/>
        </w:rPr>
        <w:t xml:space="preserve"> or its contractor</w:t>
      </w:r>
      <w:r w:rsidR="0020651B">
        <w:rPr>
          <w:rFonts w:ascii="Arial" w:hAnsi="Arial" w:cs="Arial"/>
          <w:kern w:val="16"/>
          <w:sz w:val="20"/>
        </w:rPr>
        <w:t xml:space="preserve"> if required to </w:t>
      </w:r>
      <w:r>
        <w:rPr>
          <w:rFonts w:ascii="Arial" w:hAnsi="Arial" w:cs="Arial"/>
          <w:kern w:val="16"/>
          <w:sz w:val="20"/>
        </w:rPr>
        <w:t xml:space="preserve">enable </w:t>
      </w:r>
      <w:r w:rsidR="0020651B">
        <w:rPr>
          <w:rFonts w:ascii="Arial" w:hAnsi="Arial" w:cs="Arial"/>
          <w:kern w:val="16"/>
          <w:sz w:val="20"/>
        </w:rPr>
        <w:t>Installation and Commissioning Tasks</w:t>
      </w:r>
      <w:r w:rsidR="0079773F">
        <w:rPr>
          <w:rFonts w:ascii="Arial" w:hAnsi="Arial" w:cs="Arial"/>
          <w:kern w:val="16"/>
          <w:sz w:val="20"/>
        </w:rPr>
        <w:t xml:space="preserve"> for the proposed work scope.  </w:t>
      </w:r>
      <w:r w:rsidR="00A931B9">
        <w:rPr>
          <w:rFonts w:ascii="Arial" w:hAnsi="Arial" w:cs="Arial"/>
          <w:kern w:val="16"/>
          <w:sz w:val="20"/>
        </w:rPr>
        <w:t xml:space="preserve">Likewise, </w:t>
      </w:r>
      <w:r w:rsidR="005F5118">
        <w:rPr>
          <w:rFonts w:ascii="Arial" w:hAnsi="Arial" w:cs="Arial"/>
          <w:kern w:val="16"/>
          <w:sz w:val="20"/>
        </w:rPr>
        <w:t>“outside the house”</w:t>
      </w:r>
      <w:r w:rsidR="00BB0BA0">
        <w:rPr>
          <w:rFonts w:ascii="Arial" w:hAnsi="Arial" w:cs="Arial"/>
          <w:kern w:val="16"/>
          <w:sz w:val="20"/>
        </w:rPr>
        <w:t xml:space="preserve"> heavy</w:t>
      </w:r>
      <w:r w:rsidR="00A931B9">
        <w:rPr>
          <w:rFonts w:ascii="Arial" w:hAnsi="Arial" w:cs="Arial"/>
          <w:kern w:val="16"/>
          <w:sz w:val="20"/>
        </w:rPr>
        <w:t xml:space="preserve"> construction work</w:t>
      </w:r>
      <w:r w:rsidR="0034687E">
        <w:rPr>
          <w:rFonts w:ascii="Arial" w:hAnsi="Arial" w:cs="Arial"/>
          <w:kern w:val="16"/>
          <w:sz w:val="20"/>
        </w:rPr>
        <w:t xml:space="preserve"> (</w:t>
      </w:r>
      <w:r w:rsidR="00BB0BA0">
        <w:rPr>
          <w:rFonts w:ascii="Arial" w:hAnsi="Arial" w:cs="Arial"/>
          <w:kern w:val="16"/>
          <w:sz w:val="20"/>
        </w:rPr>
        <w:t xml:space="preserve">such as </w:t>
      </w:r>
      <w:r w:rsidR="00BE2C70">
        <w:rPr>
          <w:rFonts w:ascii="Arial" w:hAnsi="Arial" w:cs="Arial"/>
          <w:kern w:val="16"/>
          <w:sz w:val="20"/>
        </w:rPr>
        <w:t>site grading, conduit trenching, foundation installation, steel erection</w:t>
      </w:r>
      <w:r w:rsidR="008B6DB0">
        <w:rPr>
          <w:rFonts w:ascii="Arial" w:hAnsi="Arial" w:cs="Arial"/>
          <w:kern w:val="16"/>
          <w:sz w:val="20"/>
        </w:rPr>
        <w:t>, high voltage cable/bus/grounding installation,</w:t>
      </w:r>
      <w:r w:rsidR="0034687E">
        <w:rPr>
          <w:rFonts w:ascii="Arial" w:hAnsi="Arial" w:cs="Arial"/>
          <w:kern w:val="16"/>
          <w:sz w:val="20"/>
        </w:rPr>
        <w:t xml:space="preserve"> tower climbing, and similar) must be completed by </w:t>
      </w:r>
      <w:del w:id="11" w:author="Vraa, Ryan D" w:date="2026-03-03T10:38:00Z" w16du:dateUtc="2026-03-03T16:38:00Z">
        <w:r w:rsidR="0034687E" w:rsidDel="00E636E7">
          <w:rPr>
            <w:rFonts w:ascii="Arial" w:hAnsi="Arial" w:cs="Arial"/>
            <w:kern w:val="16"/>
            <w:sz w:val="20"/>
          </w:rPr>
          <w:delText>Purchaser</w:delText>
        </w:r>
      </w:del>
      <w:ins w:id="12" w:author="Vraa, Ryan D" w:date="2026-03-03T10:38:00Z" w16du:dateUtc="2026-03-03T16:38:00Z">
        <w:r w:rsidR="00E636E7">
          <w:rPr>
            <w:rFonts w:ascii="Arial" w:hAnsi="Arial" w:cs="Arial"/>
            <w:kern w:val="16"/>
            <w:sz w:val="20"/>
          </w:rPr>
          <w:t>Client</w:t>
        </w:r>
      </w:ins>
      <w:r w:rsidR="0034687E">
        <w:rPr>
          <w:rFonts w:ascii="Arial" w:hAnsi="Arial" w:cs="Arial"/>
          <w:kern w:val="16"/>
          <w:sz w:val="20"/>
        </w:rPr>
        <w:t xml:space="preserve"> or its contractor</w:t>
      </w:r>
      <w:r w:rsidR="002D10A9">
        <w:rPr>
          <w:rFonts w:ascii="Arial" w:hAnsi="Arial" w:cs="Arial"/>
          <w:kern w:val="16"/>
          <w:sz w:val="20"/>
        </w:rPr>
        <w:t xml:space="preserve">.  Integration Services do not cover work </w:t>
      </w:r>
      <w:r w:rsidR="00F375E8">
        <w:rPr>
          <w:rFonts w:ascii="Arial" w:hAnsi="Arial" w:cs="Arial"/>
          <w:kern w:val="16"/>
          <w:sz w:val="20"/>
        </w:rPr>
        <w:t>that requires</w:t>
      </w:r>
      <w:r w:rsidR="00215E4A">
        <w:rPr>
          <w:rFonts w:ascii="Arial" w:hAnsi="Arial" w:cs="Arial"/>
          <w:kern w:val="16"/>
          <w:sz w:val="20"/>
        </w:rPr>
        <w:t xml:space="preserve"> equipment beyond</w:t>
      </w:r>
      <w:r w:rsidR="00AA3B76">
        <w:rPr>
          <w:rFonts w:ascii="Arial" w:hAnsi="Arial" w:cs="Arial"/>
          <w:kern w:val="16"/>
          <w:sz w:val="20"/>
        </w:rPr>
        <w:t xml:space="preserve"> testing devices,</w:t>
      </w:r>
      <w:r w:rsidR="00215E4A">
        <w:rPr>
          <w:rFonts w:ascii="Arial" w:hAnsi="Arial" w:cs="Arial"/>
          <w:kern w:val="16"/>
          <w:sz w:val="20"/>
        </w:rPr>
        <w:t xml:space="preserve"> hand tools</w:t>
      </w:r>
      <w:r w:rsidR="00AA3B76">
        <w:rPr>
          <w:rFonts w:ascii="Arial" w:hAnsi="Arial" w:cs="Arial"/>
          <w:kern w:val="16"/>
          <w:sz w:val="20"/>
        </w:rPr>
        <w:t>,</w:t>
      </w:r>
      <w:r w:rsidR="00215E4A">
        <w:rPr>
          <w:rFonts w:ascii="Arial" w:hAnsi="Arial" w:cs="Arial"/>
          <w:kern w:val="16"/>
          <w:sz w:val="20"/>
        </w:rPr>
        <w:t xml:space="preserve"> and</w:t>
      </w:r>
      <w:r w:rsidR="00D44414">
        <w:rPr>
          <w:rFonts w:ascii="Arial" w:hAnsi="Arial" w:cs="Arial"/>
          <w:kern w:val="16"/>
          <w:sz w:val="20"/>
        </w:rPr>
        <w:t xml:space="preserve"> </w:t>
      </w:r>
      <w:proofErr w:type="gramStart"/>
      <w:r w:rsidR="00D44414">
        <w:rPr>
          <w:rFonts w:ascii="Arial" w:hAnsi="Arial" w:cs="Arial"/>
          <w:kern w:val="16"/>
          <w:sz w:val="20"/>
        </w:rPr>
        <w:t>6 foot</w:t>
      </w:r>
      <w:proofErr w:type="gramEnd"/>
      <w:r w:rsidR="00D44414">
        <w:rPr>
          <w:rFonts w:ascii="Arial" w:hAnsi="Arial" w:cs="Arial"/>
          <w:kern w:val="16"/>
          <w:sz w:val="20"/>
        </w:rPr>
        <w:t xml:space="preserve"> ladders</w:t>
      </w:r>
      <w:r w:rsidR="000E0AA3">
        <w:rPr>
          <w:rFonts w:ascii="Arial" w:hAnsi="Arial" w:cs="Arial"/>
          <w:kern w:val="16"/>
          <w:sz w:val="20"/>
        </w:rPr>
        <w:t>, used in their intended/designed manner</w:t>
      </w:r>
      <w:r w:rsidR="00D44414">
        <w:rPr>
          <w:rFonts w:ascii="Arial" w:hAnsi="Arial" w:cs="Arial"/>
          <w:kern w:val="16"/>
          <w:sz w:val="20"/>
        </w:rPr>
        <w:t>.</w:t>
      </w:r>
    </w:p>
    <w:p w14:paraId="22521B30" w14:textId="77777777" w:rsidR="000D6E0D" w:rsidRDefault="000D6E0D" w:rsidP="007528EA">
      <w:pPr>
        <w:tabs>
          <w:tab w:val="left" w:pos="-1440"/>
        </w:tabs>
        <w:ind w:hanging="720"/>
        <w:rPr>
          <w:rFonts w:ascii="Arial" w:hAnsi="Arial" w:cs="Arial"/>
          <w:kern w:val="16"/>
          <w:sz w:val="20"/>
        </w:rPr>
      </w:pPr>
    </w:p>
    <w:p w14:paraId="1F50D403" w14:textId="08023CC6" w:rsidR="000D6E0D" w:rsidRDefault="006B25FC" w:rsidP="000D6E0D">
      <w:pPr>
        <w:tabs>
          <w:tab w:val="left" w:pos="-1440"/>
        </w:tabs>
        <w:rPr>
          <w:rFonts w:ascii="Arial" w:hAnsi="Arial" w:cs="Arial"/>
          <w:kern w:val="16"/>
          <w:sz w:val="20"/>
        </w:rPr>
      </w:pPr>
      <w:r>
        <w:rPr>
          <w:rFonts w:ascii="Arial" w:hAnsi="Arial" w:cs="Arial"/>
          <w:kern w:val="16"/>
          <w:sz w:val="20"/>
        </w:rPr>
        <w:t xml:space="preserve">In its Integration Services capacity, </w:t>
      </w:r>
      <w:r w:rsidR="000D6E0D" w:rsidRPr="000D6E0D">
        <w:rPr>
          <w:rFonts w:ascii="Arial" w:hAnsi="Arial" w:cs="Arial"/>
          <w:kern w:val="16"/>
          <w:sz w:val="20"/>
        </w:rPr>
        <w:t xml:space="preserve">Consultant is not acting as the Engineer of Record, constructor, system operator, or performance guarantor. Integration Services are limited to </w:t>
      </w:r>
      <w:r w:rsidR="00CE31EB">
        <w:rPr>
          <w:rFonts w:ascii="Arial" w:hAnsi="Arial" w:cs="Arial"/>
          <w:kern w:val="16"/>
          <w:sz w:val="20"/>
        </w:rPr>
        <w:t xml:space="preserve">field-level </w:t>
      </w:r>
      <w:r w:rsidR="000D6E0D" w:rsidRPr="000D6E0D">
        <w:rPr>
          <w:rFonts w:ascii="Arial" w:hAnsi="Arial" w:cs="Arial"/>
          <w:kern w:val="16"/>
          <w:sz w:val="20"/>
        </w:rPr>
        <w:t>installation support and commissioning tasks as defined herein and do not include system-level design validation, construction management, or certification of performance.</w:t>
      </w:r>
    </w:p>
    <w:p w14:paraId="2CD06932" w14:textId="77777777" w:rsidR="00AF3478" w:rsidRDefault="00AF3478" w:rsidP="007528EA">
      <w:pPr>
        <w:tabs>
          <w:tab w:val="left" w:pos="-1440"/>
        </w:tabs>
        <w:ind w:hanging="720"/>
        <w:rPr>
          <w:rFonts w:ascii="Arial" w:hAnsi="Arial" w:cs="Arial"/>
          <w:kern w:val="16"/>
          <w:sz w:val="20"/>
        </w:rPr>
      </w:pPr>
    </w:p>
    <w:p w14:paraId="31A68C32" w14:textId="109D47D1" w:rsidR="00051827" w:rsidRPr="00051827" w:rsidRDefault="00AF3478" w:rsidP="007528EA">
      <w:pPr>
        <w:tabs>
          <w:tab w:val="left" w:pos="-1440"/>
        </w:tabs>
        <w:ind w:hanging="720"/>
        <w:rPr>
          <w:rFonts w:ascii="Arial" w:hAnsi="Arial" w:cs="Arial"/>
          <w:kern w:val="16"/>
          <w:sz w:val="20"/>
        </w:rPr>
      </w:pPr>
      <w:r>
        <w:rPr>
          <w:rFonts w:ascii="Arial" w:hAnsi="Arial" w:cs="Arial"/>
          <w:kern w:val="16"/>
          <w:sz w:val="20"/>
        </w:rPr>
        <w:tab/>
      </w:r>
      <w:r w:rsidR="00051827" w:rsidRPr="00051827">
        <w:rPr>
          <w:rFonts w:ascii="Arial" w:hAnsi="Arial" w:cs="Arial"/>
          <w:kern w:val="16"/>
          <w:sz w:val="20"/>
        </w:rPr>
        <w:t xml:space="preserve">For each </w:t>
      </w:r>
      <w:r w:rsidR="00C94EDA">
        <w:rPr>
          <w:rFonts w:ascii="Arial" w:hAnsi="Arial" w:cs="Arial"/>
          <w:kern w:val="16"/>
          <w:sz w:val="20"/>
        </w:rPr>
        <w:t>Purchase</w:t>
      </w:r>
      <w:r w:rsidR="00967230">
        <w:rPr>
          <w:rFonts w:ascii="Arial" w:hAnsi="Arial" w:cs="Arial"/>
          <w:kern w:val="16"/>
          <w:sz w:val="20"/>
        </w:rPr>
        <w:t xml:space="preserve"> Order</w:t>
      </w:r>
      <w:r w:rsidR="00051827" w:rsidRPr="00051827">
        <w:rPr>
          <w:rFonts w:ascii="Arial" w:hAnsi="Arial" w:cs="Arial"/>
          <w:kern w:val="16"/>
          <w:sz w:val="20"/>
        </w:rPr>
        <w:t xml:space="preserve"> issued by </w:t>
      </w:r>
      <w:del w:id="13" w:author="Vraa, Ryan D" w:date="2026-03-03T10:38:00Z" w16du:dateUtc="2026-03-03T16:38:00Z">
        <w:r w:rsidR="005707B2" w:rsidDel="00E636E7">
          <w:rPr>
            <w:rFonts w:ascii="Arial" w:hAnsi="Arial" w:cs="Arial"/>
            <w:kern w:val="16"/>
            <w:sz w:val="20"/>
          </w:rPr>
          <w:delText>Purchaser</w:delText>
        </w:r>
      </w:del>
      <w:ins w:id="14" w:author="Vraa, Ryan D" w:date="2026-03-03T10:38:00Z" w16du:dateUtc="2026-03-03T16:38:00Z">
        <w:r w:rsidR="00E636E7">
          <w:rPr>
            <w:rFonts w:ascii="Arial" w:hAnsi="Arial" w:cs="Arial"/>
            <w:kern w:val="16"/>
            <w:sz w:val="20"/>
          </w:rPr>
          <w:t>Client</w:t>
        </w:r>
      </w:ins>
      <w:r w:rsidR="00051827" w:rsidRPr="00051827">
        <w:rPr>
          <w:rFonts w:ascii="Arial" w:hAnsi="Arial" w:cs="Arial"/>
          <w:kern w:val="16"/>
          <w:sz w:val="20"/>
        </w:rPr>
        <w:t xml:space="preserve"> </w:t>
      </w:r>
      <w:r w:rsidR="00051827">
        <w:rPr>
          <w:rFonts w:ascii="Arial" w:hAnsi="Arial" w:cs="Arial"/>
          <w:kern w:val="16"/>
          <w:sz w:val="20"/>
        </w:rPr>
        <w:t>that</w:t>
      </w:r>
      <w:r w:rsidR="00051827" w:rsidRPr="00051827">
        <w:rPr>
          <w:rFonts w:ascii="Arial" w:hAnsi="Arial" w:cs="Arial"/>
          <w:kern w:val="16"/>
          <w:sz w:val="20"/>
        </w:rPr>
        <w:t xml:space="preserve"> includes </w:t>
      </w:r>
      <w:r w:rsidR="00136691">
        <w:rPr>
          <w:rFonts w:ascii="Arial" w:hAnsi="Arial" w:cs="Arial"/>
          <w:kern w:val="16"/>
          <w:sz w:val="20"/>
        </w:rPr>
        <w:t>Integration</w:t>
      </w:r>
      <w:r w:rsidR="003A791E">
        <w:rPr>
          <w:rFonts w:ascii="Arial" w:hAnsi="Arial" w:cs="Arial"/>
          <w:kern w:val="16"/>
          <w:sz w:val="20"/>
        </w:rPr>
        <w:t xml:space="preserve"> </w:t>
      </w:r>
      <w:r w:rsidR="00BA5480">
        <w:rPr>
          <w:rFonts w:ascii="Arial" w:hAnsi="Arial" w:cs="Arial"/>
          <w:kern w:val="16"/>
          <w:sz w:val="20"/>
        </w:rPr>
        <w:t>S</w:t>
      </w:r>
      <w:r w:rsidR="00051827">
        <w:rPr>
          <w:rFonts w:ascii="Arial" w:hAnsi="Arial" w:cs="Arial"/>
          <w:kern w:val="16"/>
          <w:sz w:val="20"/>
        </w:rPr>
        <w:t xml:space="preserve">ervices </w:t>
      </w:r>
      <w:r w:rsidR="00051827" w:rsidRPr="00051827">
        <w:rPr>
          <w:rFonts w:ascii="Arial" w:hAnsi="Arial" w:cs="Arial"/>
          <w:kern w:val="16"/>
          <w:sz w:val="20"/>
        </w:rPr>
        <w:t xml:space="preserve">by </w:t>
      </w:r>
      <w:del w:id="15" w:author="Vraa, Ryan D" w:date="2026-03-03T10:41:00Z" w16du:dateUtc="2026-03-03T16:41:00Z">
        <w:r w:rsidR="00967230" w:rsidDel="009261C6">
          <w:rPr>
            <w:rFonts w:ascii="Arial" w:hAnsi="Arial" w:cs="Arial"/>
            <w:kern w:val="16"/>
            <w:sz w:val="20"/>
          </w:rPr>
          <w:delText>Consultant</w:delText>
        </w:r>
      </w:del>
      <w:ins w:id="16" w:author="Vraa, Ryan D" w:date="2026-03-03T10:41:00Z" w16du:dateUtc="2026-03-03T16:41:00Z">
        <w:r w:rsidR="009261C6">
          <w:rPr>
            <w:rFonts w:ascii="Arial" w:hAnsi="Arial" w:cs="Arial"/>
            <w:kern w:val="16"/>
            <w:sz w:val="20"/>
          </w:rPr>
          <w:t>Contractor</w:t>
        </w:r>
      </w:ins>
      <w:r w:rsidR="009D5B8A">
        <w:rPr>
          <w:rFonts w:ascii="Arial" w:hAnsi="Arial" w:cs="Arial"/>
          <w:kern w:val="16"/>
          <w:sz w:val="20"/>
        </w:rPr>
        <w:t xml:space="preserve"> </w:t>
      </w:r>
      <w:r w:rsidR="00051827" w:rsidRPr="00051827">
        <w:rPr>
          <w:rFonts w:ascii="Arial" w:hAnsi="Arial" w:cs="Arial"/>
          <w:kern w:val="16"/>
          <w:sz w:val="20"/>
        </w:rPr>
        <w:t>(including scope added by Change Order</w:t>
      </w:r>
      <w:r w:rsidR="008A2739">
        <w:rPr>
          <w:rFonts w:ascii="Arial" w:hAnsi="Arial" w:cs="Arial"/>
          <w:kern w:val="16"/>
          <w:sz w:val="20"/>
        </w:rPr>
        <w:t xml:space="preserve"> or Release Order</w:t>
      </w:r>
      <w:r w:rsidR="00051827" w:rsidRPr="00051827">
        <w:rPr>
          <w:rFonts w:ascii="Arial" w:hAnsi="Arial" w:cs="Arial"/>
          <w:kern w:val="16"/>
          <w:sz w:val="20"/>
        </w:rPr>
        <w:t xml:space="preserve">), </w:t>
      </w:r>
      <w:del w:id="17" w:author="Vraa, Ryan D" w:date="2026-03-03T10:41:00Z" w16du:dateUtc="2026-03-03T16:41:00Z">
        <w:r w:rsidR="0053550B" w:rsidDel="009261C6">
          <w:rPr>
            <w:rFonts w:ascii="Arial" w:hAnsi="Arial" w:cs="Arial"/>
            <w:kern w:val="16"/>
            <w:sz w:val="20"/>
          </w:rPr>
          <w:delText>Consultant</w:delText>
        </w:r>
      </w:del>
      <w:ins w:id="18" w:author="Vraa, Ryan D" w:date="2026-03-03T10:41:00Z" w16du:dateUtc="2026-03-03T16:41:00Z">
        <w:r w:rsidR="009261C6">
          <w:rPr>
            <w:rFonts w:ascii="Arial" w:hAnsi="Arial" w:cs="Arial"/>
            <w:kern w:val="16"/>
            <w:sz w:val="20"/>
          </w:rPr>
          <w:t>Contractor</w:t>
        </w:r>
      </w:ins>
      <w:r w:rsidR="00051827" w:rsidRPr="00051827">
        <w:rPr>
          <w:rFonts w:ascii="Arial" w:hAnsi="Arial" w:cs="Arial"/>
          <w:kern w:val="16"/>
          <w:sz w:val="20"/>
        </w:rPr>
        <w:t xml:space="preserve"> will perform the </w:t>
      </w:r>
      <w:r w:rsidR="00AA4A1E">
        <w:rPr>
          <w:rFonts w:ascii="Arial" w:hAnsi="Arial" w:cs="Arial"/>
          <w:kern w:val="16"/>
          <w:sz w:val="20"/>
        </w:rPr>
        <w:t xml:space="preserve">Integration </w:t>
      </w:r>
      <w:r w:rsidR="00FF6F26">
        <w:rPr>
          <w:rFonts w:ascii="Arial" w:hAnsi="Arial" w:cs="Arial"/>
          <w:kern w:val="16"/>
          <w:sz w:val="20"/>
        </w:rPr>
        <w:t>S</w:t>
      </w:r>
      <w:r w:rsidR="00051827" w:rsidRPr="00051827">
        <w:rPr>
          <w:rFonts w:ascii="Arial" w:hAnsi="Arial" w:cs="Arial"/>
          <w:kern w:val="16"/>
          <w:sz w:val="20"/>
        </w:rPr>
        <w:t xml:space="preserve">ervices in accordance with the </w:t>
      </w:r>
      <w:r w:rsidR="0053550B">
        <w:rPr>
          <w:rFonts w:ascii="Arial" w:hAnsi="Arial" w:cs="Arial"/>
          <w:kern w:val="16"/>
          <w:sz w:val="20"/>
        </w:rPr>
        <w:t>Agreement</w:t>
      </w:r>
      <w:r w:rsidR="00C6019F">
        <w:rPr>
          <w:rFonts w:ascii="Arial" w:hAnsi="Arial" w:cs="Arial"/>
          <w:kern w:val="16"/>
          <w:sz w:val="20"/>
        </w:rPr>
        <w:t xml:space="preserve"> </w:t>
      </w:r>
      <w:del w:id="19" w:author="Vraa, Ryan D" w:date="2026-03-03T10:46:00Z" w16du:dateUtc="2026-03-03T16:46:00Z">
        <w:r w:rsidR="00C6019F" w:rsidDel="00FE2AF4">
          <w:rPr>
            <w:rFonts w:ascii="Arial" w:hAnsi="Arial" w:cs="Arial"/>
            <w:kern w:val="16"/>
            <w:sz w:val="20"/>
          </w:rPr>
          <w:delText xml:space="preserve">dated </w:delText>
        </w:r>
        <w:r w:rsidR="0002390D" w:rsidRPr="0002390D" w:rsidDel="00FE2AF4">
          <w:rPr>
            <w:rFonts w:ascii="Arial" w:hAnsi="Arial" w:cs="Arial"/>
            <w:kern w:val="16"/>
            <w:sz w:val="20"/>
            <w:highlight w:val="yellow"/>
          </w:rPr>
          <w:delText>Xxxxxxx</w:delText>
        </w:r>
        <w:r w:rsidR="00C6019F" w:rsidRPr="0002390D" w:rsidDel="00FE2AF4">
          <w:rPr>
            <w:rFonts w:ascii="Arial" w:hAnsi="Arial" w:cs="Arial"/>
            <w:kern w:val="16"/>
            <w:sz w:val="20"/>
            <w:highlight w:val="yellow"/>
          </w:rPr>
          <w:delText xml:space="preserve"> </w:delText>
        </w:r>
        <w:r w:rsidR="0002390D" w:rsidRPr="0002390D" w:rsidDel="00FE2AF4">
          <w:rPr>
            <w:rFonts w:ascii="Arial" w:hAnsi="Arial" w:cs="Arial"/>
            <w:kern w:val="16"/>
            <w:sz w:val="20"/>
            <w:highlight w:val="yellow"/>
          </w:rPr>
          <w:delText>XX</w:delText>
        </w:r>
        <w:r w:rsidR="00C6019F" w:rsidRPr="0002390D" w:rsidDel="00FE2AF4">
          <w:rPr>
            <w:rFonts w:ascii="Arial" w:hAnsi="Arial" w:cs="Arial"/>
            <w:kern w:val="16"/>
            <w:sz w:val="20"/>
            <w:highlight w:val="yellow"/>
          </w:rPr>
          <w:delText>, 20</w:delText>
        </w:r>
        <w:r w:rsidR="0002390D" w:rsidRPr="0002390D" w:rsidDel="00FE2AF4">
          <w:rPr>
            <w:rFonts w:ascii="Arial" w:hAnsi="Arial" w:cs="Arial"/>
            <w:kern w:val="16"/>
            <w:sz w:val="20"/>
            <w:highlight w:val="yellow"/>
          </w:rPr>
          <w:delText>XX</w:delText>
        </w:r>
        <w:r w:rsidR="00C6019F" w:rsidDel="00FE2AF4">
          <w:rPr>
            <w:rFonts w:ascii="Arial" w:hAnsi="Arial" w:cs="Arial"/>
            <w:kern w:val="16"/>
            <w:sz w:val="20"/>
          </w:rPr>
          <w:delText xml:space="preserve"> by and between </w:delText>
        </w:r>
        <w:r w:rsidR="00F104DC" w:rsidRPr="00F104DC" w:rsidDel="00FE2AF4">
          <w:rPr>
            <w:rFonts w:ascii="Arial" w:hAnsi="Arial" w:cs="Arial"/>
            <w:kern w:val="16"/>
            <w:sz w:val="20"/>
            <w:highlight w:val="yellow"/>
          </w:rPr>
          <w:delText>Xxxxxxxxx</w:delText>
        </w:r>
        <w:r w:rsidR="00C6019F" w:rsidDel="00FE2AF4">
          <w:rPr>
            <w:rFonts w:ascii="Arial" w:hAnsi="Arial" w:cs="Arial"/>
            <w:kern w:val="16"/>
            <w:sz w:val="20"/>
          </w:rPr>
          <w:delText xml:space="preserve"> and Burns &amp; McDonnell Engineering Company, Inc.</w:delText>
        </w:r>
        <w:r w:rsidR="00051827" w:rsidRPr="00051827" w:rsidDel="00FE2AF4">
          <w:rPr>
            <w:rFonts w:ascii="Arial" w:hAnsi="Arial" w:cs="Arial"/>
            <w:kern w:val="16"/>
            <w:sz w:val="20"/>
          </w:rPr>
          <w:delText xml:space="preserve"> </w:delText>
        </w:r>
        <w:r w:rsidR="00C6019F" w:rsidDel="00FE2AF4">
          <w:rPr>
            <w:rFonts w:ascii="Arial" w:hAnsi="Arial" w:cs="Arial"/>
            <w:kern w:val="16"/>
            <w:sz w:val="20"/>
          </w:rPr>
          <w:delText xml:space="preserve">(“Agreement”) </w:delText>
        </w:r>
      </w:del>
      <w:r w:rsidR="00051827" w:rsidRPr="00051827">
        <w:rPr>
          <w:rFonts w:ascii="Arial" w:hAnsi="Arial" w:cs="Arial"/>
          <w:kern w:val="16"/>
          <w:sz w:val="20"/>
        </w:rPr>
        <w:t xml:space="preserve">as modified by </w:t>
      </w:r>
      <w:r w:rsidR="00051827">
        <w:rPr>
          <w:rFonts w:ascii="Arial" w:hAnsi="Arial" w:cs="Arial"/>
          <w:kern w:val="16"/>
          <w:sz w:val="20"/>
        </w:rPr>
        <w:t xml:space="preserve">these </w:t>
      </w:r>
      <w:r w:rsidR="00051827" w:rsidRPr="00051827">
        <w:rPr>
          <w:rFonts w:ascii="Arial" w:hAnsi="Arial" w:cs="Arial"/>
          <w:kern w:val="16"/>
          <w:sz w:val="20"/>
        </w:rPr>
        <w:t xml:space="preserve">supplemental terms.  </w:t>
      </w:r>
      <w:r w:rsidR="005D5B9E">
        <w:rPr>
          <w:rFonts w:ascii="Arial" w:hAnsi="Arial" w:cs="Arial"/>
          <w:kern w:val="16"/>
          <w:sz w:val="20"/>
        </w:rPr>
        <w:t xml:space="preserve">Except as set forth herein, all terms of the Agreement will apply. </w:t>
      </w:r>
      <w:r w:rsidR="00051827" w:rsidRPr="00051827">
        <w:rPr>
          <w:rFonts w:ascii="Arial" w:hAnsi="Arial" w:cs="Arial"/>
          <w:kern w:val="16"/>
          <w:sz w:val="20"/>
        </w:rPr>
        <w:t xml:space="preserve">These supplemental terms will control over any conflicting provisions in the </w:t>
      </w:r>
      <w:r w:rsidR="0053550B">
        <w:rPr>
          <w:rFonts w:ascii="Arial" w:hAnsi="Arial" w:cs="Arial"/>
          <w:kern w:val="16"/>
          <w:sz w:val="20"/>
        </w:rPr>
        <w:t>Agreement</w:t>
      </w:r>
      <w:r w:rsidR="00051827" w:rsidRPr="00051827">
        <w:rPr>
          <w:rFonts w:ascii="Arial" w:hAnsi="Arial" w:cs="Arial"/>
          <w:kern w:val="16"/>
          <w:sz w:val="20"/>
        </w:rPr>
        <w:t xml:space="preserve">.  </w:t>
      </w:r>
    </w:p>
    <w:p w14:paraId="7C73C7F8" w14:textId="77777777" w:rsidR="00051827" w:rsidRPr="00051827" w:rsidRDefault="00051827" w:rsidP="007528EA">
      <w:pPr>
        <w:tabs>
          <w:tab w:val="left" w:pos="-1440"/>
        </w:tabs>
        <w:rPr>
          <w:rFonts w:ascii="Arial" w:hAnsi="Arial" w:cs="Arial"/>
          <w:kern w:val="16"/>
          <w:sz w:val="20"/>
        </w:rPr>
      </w:pPr>
    </w:p>
    <w:p w14:paraId="33D65856" w14:textId="282693BD" w:rsidR="00973520" w:rsidRPr="003C59B9" w:rsidRDefault="00F166C4" w:rsidP="007528EA">
      <w:pPr>
        <w:pStyle w:val="ListParagraph"/>
        <w:numPr>
          <w:ilvl w:val="0"/>
          <w:numId w:val="9"/>
        </w:numPr>
        <w:rPr>
          <w:rFonts w:ascii="Arial" w:hAnsi="Arial" w:cs="Arial"/>
          <w:sz w:val="20"/>
        </w:rPr>
      </w:pPr>
      <w:del w:id="20" w:author="Vraa, Ryan D" w:date="2026-03-03T10:41:00Z" w16du:dateUtc="2026-03-03T16:41:00Z">
        <w:r w:rsidRPr="003C59B9" w:rsidDel="009261C6">
          <w:rPr>
            <w:rFonts w:ascii="Arial" w:hAnsi="Arial" w:cs="Arial"/>
            <w:kern w:val="16"/>
            <w:sz w:val="20"/>
          </w:rPr>
          <w:delText>Consultant</w:delText>
        </w:r>
      </w:del>
      <w:ins w:id="21" w:author="Vraa, Ryan D" w:date="2026-03-03T10:41:00Z" w16du:dateUtc="2026-03-03T16:41:00Z">
        <w:r w:rsidR="009261C6">
          <w:rPr>
            <w:rFonts w:ascii="Arial" w:hAnsi="Arial" w:cs="Arial"/>
            <w:kern w:val="16"/>
            <w:sz w:val="20"/>
          </w:rPr>
          <w:t>Contractor</w:t>
        </w:r>
      </w:ins>
      <w:r w:rsidRPr="003C59B9">
        <w:rPr>
          <w:rFonts w:ascii="Arial" w:hAnsi="Arial" w:cs="Arial"/>
          <w:kern w:val="16"/>
          <w:sz w:val="20"/>
        </w:rPr>
        <w:t xml:space="preserve"> </w:t>
      </w:r>
      <w:r w:rsidRPr="003C59B9">
        <w:rPr>
          <w:rFonts w:ascii="Arial" w:hAnsi="Arial" w:cs="Arial"/>
          <w:sz w:val="20"/>
        </w:rPr>
        <w:t xml:space="preserve">will perform </w:t>
      </w:r>
      <w:r w:rsidR="004F7648" w:rsidRPr="003C59B9">
        <w:rPr>
          <w:rFonts w:ascii="Arial" w:hAnsi="Arial" w:cs="Arial"/>
          <w:sz w:val="20"/>
        </w:rPr>
        <w:t xml:space="preserve">the </w:t>
      </w:r>
      <w:r w:rsidR="00136691">
        <w:rPr>
          <w:rFonts w:ascii="Arial" w:hAnsi="Arial" w:cs="Arial"/>
          <w:kern w:val="16"/>
          <w:sz w:val="20"/>
        </w:rPr>
        <w:t>Integration</w:t>
      </w:r>
      <w:r w:rsidR="003A791E">
        <w:rPr>
          <w:rFonts w:ascii="Arial" w:hAnsi="Arial" w:cs="Arial"/>
          <w:sz w:val="20"/>
        </w:rPr>
        <w:t xml:space="preserve"> </w:t>
      </w:r>
      <w:r w:rsidR="00BA5480">
        <w:rPr>
          <w:rFonts w:ascii="Arial" w:hAnsi="Arial" w:cs="Arial"/>
          <w:sz w:val="20"/>
        </w:rPr>
        <w:t>S</w:t>
      </w:r>
      <w:r w:rsidRPr="003C59B9">
        <w:rPr>
          <w:rFonts w:ascii="Arial" w:hAnsi="Arial" w:cs="Arial"/>
          <w:sz w:val="20"/>
        </w:rPr>
        <w:t xml:space="preserve">ervices set forth in the </w:t>
      </w:r>
      <w:r w:rsidR="003C0A56" w:rsidRPr="003C0A56">
        <w:rPr>
          <w:rFonts w:ascii="Arial" w:hAnsi="Arial" w:cs="Arial"/>
          <w:sz w:val="20"/>
        </w:rPr>
        <w:t>a</w:t>
      </w:r>
      <w:r w:rsidRPr="003C0A56">
        <w:rPr>
          <w:rFonts w:ascii="Arial" w:hAnsi="Arial" w:cs="Arial"/>
          <w:sz w:val="20"/>
        </w:rPr>
        <w:t xml:space="preserve">ttached </w:t>
      </w:r>
      <w:r w:rsidR="00C94EDA">
        <w:rPr>
          <w:rFonts w:ascii="Arial" w:hAnsi="Arial" w:cs="Arial"/>
          <w:kern w:val="16"/>
          <w:sz w:val="20"/>
        </w:rPr>
        <w:t>Purchase Order</w:t>
      </w:r>
      <w:r w:rsidRPr="003C59B9">
        <w:rPr>
          <w:rFonts w:ascii="Arial" w:hAnsi="Arial" w:cs="Arial"/>
          <w:sz w:val="20"/>
        </w:rPr>
        <w:t xml:space="preserve">, in accordance with these </w:t>
      </w:r>
      <w:r w:rsidR="003C0A56">
        <w:rPr>
          <w:rFonts w:ascii="Arial" w:hAnsi="Arial" w:cs="Arial"/>
          <w:sz w:val="20"/>
        </w:rPr>
        <w:t>t</w:t>
      </w:r>
      <w:r w:rsidRPr="003C59B9">
        <w:rPr>
          <w:rFonts w:ascii="Arial" w:hAnsi="Arial" w:cs="Arial"/>
          <w:sz w:val="20"/>
        </w:rPr>
        <w:t xml:space="preserve">erms and </w:t>
      </w:r>
      <w:r w:rsidR="003C0A56">
        <w:rPr>
          <w:rFonts w:ascii="Arial" w:hAnsi="Arial" w:cs="Arial"/>
          <w:sz w:val="20"/>
        </w:rPr>
        <w:t>c</w:t>
      </w:r>
      <w:r w:rsidRPr="003C59B9">
        <w:rPr>
          <w:rFonts w:ascii="Arial" w:hAnsi="Arial" w:cs="Arial"/>
          <w:sz w:val="20"/>
        </w:rPr>
        <w:t xml:space="preserve">onditions. </w:t>
      </w:r>
      <w:del w:id="22" w:author="Vraa, Ryan D" w:date="2026-03-03T10:38:00Z" w16du:dateUtc="2026-03-03T16:38:00Z">
        <w:r w:rsidR="008D368A" w:rsidRPr="003C59B9" w:rsidDel="00E636E7">
          <w:rPr>
            <w:rFonts w:ascii="Arial" w:hAnsi="Arial" w:cs="Arial"/>
            <w:kern w:val="16"/>
            <w:sz w:val="20"/>
          </w:rPr>
          <w:delText>Purchaser</w:delText>
        </w:r>
      </w:del>
      <w:ins w:id="23" w:author="Vraa, Ryan D" w:date="2026-03-03T10:38:00Z" w16du:dateUtc="2026-03-03T16:38:00Z">
        <w:r w:rsidR="00E636E7">
          <w:rPr>
            <w:rFonts w:ascii="Arial" w:hAnsi="Arial" w:cs="Arial"/>
            <w:kern w:val="16"/>
            <w:sz w:val="20"/>
          </w:rPr>
          <w:t>Client</w:t>
        </w:r>
      </w:ins>
      <w:r w:rsidR="008D368A" w:rsidRPr="003C59B9">
        <w:rPr>
          <w:rFonts w:ascii="Arial" w:hAnsi="Arial" w:cs="Arial"/>
          <w:kern w:val="16"/>
          <w:sz w:val="20"/>
        </w:rPr>
        <w:t xml:space="preserve"> </w:t>
      </w:r>
      <w:r w:rsidRPr="003C59B9">
        <w:rPr>
          <w:rFonts w:ascii="Arial" w:hAnsi="Arial" w:cs="Arial"/>
          <w:sz w:val="20"/>
        </w:rPr>
        <w:t xml:space="preserve">shall be responsible for all requirements and instructions that it furnishes to </w:t>
      </w:r>
      <w:del w:id="24" w:author="Vraa, Ryan D" w:date="2026-03-03T10:41:00Z" w16du:dateUtc="2026-03-03T16:41:00Z">
        <w:r w:rsidR="008D368A" w:rsidRPr="003C59B9" w:rsidDel="009261C6">
          <w:rPr>
            <w:rFonts w:ascii="Arial" w:hAnsi="Arial" w:cs="Arial"/>
            <w:kern w:val="16"/>
            <w:sz w:val="20"/>
          </w:rPr>
          <w:delText>Consultant</w:delText>
        </w:r>
      </w:del>
      <w:ins w:id="25" w:author="Vraa, Ryan D" w:date="2026-03-03T10:41:00Z" w16du:dateUtc="2026-03-03T16:41:00Z">
        <w:r w:rsidR="009261C6">
          <w:rPr>
            <w:rFonts w:ascii="Arial" w:hAnsi="Arial" w:cs="Arial"/>
            <w:kern w:val="16"/>
            <w:sz w:val="20"/>
          </w:rPr>
          <w:t>Contractor</w:t>
        </w:r>
      </w:ins>
      <w:r w:rsidR="008D368A" w:rsidRPr="003C59B9">
        <w:rPr>
          <w:rFonts w:ascii="Arial" w:hAnsi="Arial" w:cs="Arial"/>
          <w:kern w:val="16"/>
          <w:sz w:val="20"/>
        </w:rPr>
        <w:t xml:space="preserve"> </w:t>
      </w:r>
      <w:r w:rsidRPr="003C59B9">
        <w:rPr>
          <w:rFonts w:ascii="Arial" w:hAnsi="Arial" w:cs="Arial"/>
          <w:sz w:val="20"/>
        </w:rPr>
        <w:t xml:space="preserve">pursuant to this Agreement, and for the accuracy and completeness of all programs, reports, data, and other </w:t>
      </w:r>
      <w:r w:rsidRPr="003C59B9">
        <w:rPr>
          <w:rFonts w:ascii="Arial" w:hAnsi="Arial" w:cs="Arial"/>
          <w:sz w:val="20"/>
        </w:rPr>
        <w:lastRenderedPageBreak/>
        <w:t xml:space="preserve">information furnished by </w:t>
      </w:r>
      <w:del w:id="26" w:author="Vraa, Ryan D" w:date="2026-03-03T10:38:00Z" w16du:dateUtc="2026-03-03T16:38:00Z">
        <w:r w:rsidR="008D368A" w:rsidRPr="003C59B9" w:rsidDel="00E636E7">
          <w:rPr>
            <w:rFonts w:ascii="Arial" w:hAnsi="Arial" w:cs="Arial"/>
            <w:kern w:val="16"/>
            <w:sz w:val="20"/>
          </w:rPr>
          <w:delText>Purchaser</w:delText>
        </w:r>
      </w:del>
      <w:ins w:id="27" w:author="Vraa, Ryan D" w:date="2026-03-03T10:38:00Z" w16du:dateUtc="2026-03-03T16:38:00Z">
        <w:r w:rsidR="00E636E7">
          <w:rPr>
            <w:rFonts w:ascii="Arial" w:hAnsi="Arial" w:cs="Arial"/>
            <w:kern w:val="16"/>
            <w:sz w:val="20"/>
          </w:rPr>
          <w:t>Client</w:t>
        </w:r>
      </w:ins>
      <w:r w:rsidR="008D368A" w:rsidRPr="003C59B9">
        <w:rPr>
          <w:rFonts w:ascii="Arial" w:hAnsi="Arial" w:cs="Arial"/>
          <w:kern w:val="16"/>
          <w:sz w:val="20"/>
        </w:rPr>
        <w:t xml:space="preserve"> </w:t>
      </w:r>
      <w:r w:rsidRPr="003C59B9">
        <w:rPr>
          <w:rFonts w:ascii="Arial" w:hAnsi="Arial" w:cs="Arial"/>
          <w:sz w:val="20"/>
        </w:rPr>
        <w:t xml:space="preserve">to </w:t>
      </w:r>
      <w:del w:id="28" w:author="Vraa, Ryan D" w:date="2026-03-03T10:41:00Z" w16du:dateUtc="2026-03-03T16:41:00Z">
        <w:r w:rsidR="008D368A" w:rsidRPr="003C59B9" w:rsidDel="009261C6">
          <w:rPr>
            <w:rFonts w:ascii="Arial" w:hAnsi="Arial" w:cs="Arial"/>
            <w:kern w:val="16"/>
            <w:sz w:val="20"/>
          </w:rPr>
          <w:delText>Consultant</w:delText>
        </w:r>
      </w:del>
      <w:ins w:id="29" w:author="Vraa, Ryan D" w:date="2026-03-03T10:41:00Z" w16du:dateUtc="2026-03-03T16:41:00Z">
        <w:r w:rsidR="009261C6">
          <w:rPr>
            <w:rFonts w:ascii="Arial" w:hAnsi="Arial" w:cs="Arial"/>
            <w:kern w:val="16"/>
            <w:sz w:val="20"/>
          </w:rPr>
          <w:t>Contractor</w:t>
        </w:r>
      </w:ins>
      <w:r w:rsidR="008D368A" w:rsidRPr="003C59B9">
        <w:rPr>
          <w:rFonts w:ascii="Arial" w:hAnsi="Arial" w:cs="Arial"/>
          <w:kern w:val="16"/>
          <w:sz w:val="20"/>
        </w:rPr>
        <w:t xml:space="preserve"> </w:t>
      </w:r>
      <w:r w:rsidRPr="003C59B9">
        <w:rPr>
          <w:rFonts w:ascii="Arial" w:hAnsi="Arial" w:cs="Arial"/>
          <w:sz w:val="20"/>
        </w:rPr>
        <w:t xml:space="preserve">pursuant to this Agreement. </w:t>
      </w:r>
      <w:del w:id="30" w:author="Vraa, Ryan D" w:date="2026-03-03T10:41:00Z" w16du:dateUtc="2026-03-03T16:41:00Z">
        <w:r w:rsidR="008D368A" w:rsidRPr="003C59B9" w:rsidDel="009261C6">
          <w:rPr>
            <w:rFonts w:ascii="Arial" w:hAnsi="Arial" w:cs="Arial"/>
            <w:kern w:val="16"/>
            <w:sz w:val="20"/>
          </w:rPr>
          <w:delText>Consultant</w:delText>
        </w:r>
      </w:del>
      <w:ins w:id="31" w:author="Vraa, Ryan D" w:date="2026-03-03T10:41:00Z" w16du:dateUtc="2026-03-03T16:41:00Z">
        <w:r w:rsidR="009261C6">
          <w:rPr>
            <w:rFonts w:ascii="Arial" w:hAnsi="Arial" w:cs="Arial"/>
            <w:kern w:val="16"/>
            <w:sz w:val="20"/>
          </w:rPr>
          <w:t>Contractor</w:t>
        </w:r>
      </w:ins>
      <w:r w:rsidR="008D368A" w:rsidRPr="003C59B9">
        <w:rPr>
          <w:rFonts w:ascii="Arial" w:hAnsi="Arial" w:cs="Arial"/>
          <w:kern w:val="16"/>
          <w:sz w:val="20"/>
        </w:rPr>
        <w:t xml:space="preserve"> </w:t>
      </w:r>
      <w:r w:rsidRPr="003C59B9">
        <w:rPr>
          <w:rFonts w:ascii="Arial" w:hAnsi="Arial" w:cs="Arial"/>
          <w:sz w:val="20"/>
        </w:rPr>
        <w:t xml:space="preserve">may use and rely upon such requirements, programs, instructions, reports, data, and information in performing or furnishing </w:t>
      </w:r>
      <w:r w:rsidR="00136691">
        <w:rPr>
          <w:rFonts w:ascii="Arial" w:hAnsi="Arial" w:cs="Arial"/>
          <w:kern w:val="16"/>
          <w:sz w:val="20"/>
        </w:rPr>
        <w:t>Integration</w:t>
      </w:r>
      <w:r w:rsidR="00AA4A1E">
        <w:rPr>
          <w:rFonts w:ascii="Arial" w:hAnsi="Arial" w:cs="Arial"/>
          <w:kern w:val="16"/>
          <w:sz w:val="20"/>
          <w:szCs w:val="20"/>
        </w:rPr>
        <w:t xml:space="preserve"> </w:t>
      </w:r>
      <w:r w:rsidR="00C17D1E">
        <w:rPr>
          <w:rFonts w:ascii="Arial" w:hAnsi="Arial" w:cs="Arial"/>
          <w:kern w:val="16"/>
          <w:sz w:val="20"/>
          <w:szCs w:val="20"/>
        </w:rPr>
        <w:t>S</w:t>
      </w:r>
      <w:r w:rsidR="004F7648" w:rsidRPr="003C59B9">
        <w:rPr>
          <w:rFonts w:ascii="Arial" w:hAnsi="Arial" w:cs="Arial"/>
          <w:kern w:val="16"/>
          <w:sz w:val="20"/>
          <w:szCs w:val="20"/>
        </w:rPr>
        <w:t xml:space="preserve">ervices </w:t>
      </w:r>
      <w:r w:rsidRPr="003C59B9">
        <w:rPr>
          <w:rFonts w:ascii="Arial" w:hAnsi="Arial" w:cs="Arial"/>
          <w:sz w:val="20"/>
        </w:rPr>
        <w:t>under this Agreement, subject to any express limitations or reservations applicable to the furnished items.</w:t>
      </w:r>
      <w:r w:rsidRPr="00F166C4">
        <w:t xml:space="preserve"> </w:t>
      </w:r>
      <w:r w:rsidR="0048086A" w:rsidRPr="0048086A">
        <w:rPr>
          <w:rFonts w:ascii="Arial" w:hAnsi="Arial" w:cs="Arial"/>
          <w:sz w:val="20"/>
        </w:rPr>
        <w:t xml:space="preserve"> </w:t>
      </w:r>
    </w:p>
    <w:p w14:paraId="41079BC1" w14:textId="77777777" w:rsidR="00973520" w:rsidRPr="00973520" w:rsidRDefault="00973520" w:rsidP="007528EA">
      <w:pPr>
        <w:pStyle w:val="ListParagraph"/>
        <w:rPr>
          <w:rFonts w:ascii="Arial" w:hAnsi="Arial" w:cs="Arial"/>
          <w:sz w:val="20"/>
        </w:rPr>
      </w:pPr>
    </w:p>
    <w:p w14:paraId="4DECF0B2" w14:textId="4914F029" w:rsidR="009A338A" w:rsidRDefault="00F166C4" w:rsidP="007528EA">
      <w:pPr>
        <w:pStyle w:val="ListParagraph"/>
        <w:numPr>
          <w:ilvl w:val="0"/>
          <w:numId w:val="9"/>
        </w:numPr>
        <w:rPr>
          <w:rFonts w:ascii="Arial" w:hAnsi="Arial" w:cs="Arial"/>
          <w:sz w:val="20"/>
        </w:rPr>
      </w:pPr>
      <w:r w:rsidRPr="00F166C4">
        <w:rPr>
          <w:rFonts w:ascii="Arial" w:hAnsi="Arial" w:cs="Arial"/>
          <w:sz w:val="20"/>
        </w:rPr>
        <w:t xml:space="preserve">Functional </w:t>
      </w:r>
      <w:r w:rsidR="003C0A56">
        <w:rPr>
          <w:rFonts w:ascii="Arial" w:hAnsi="Arial" w:cs="Arial"/>
          <w:sz w:val="20"/>
        </w:rPr>
        <w:t>T</w:t>
      </w:r>
      <w:r w:rsidRPr="00F166C4">
        <w:rPr>
          <w:rFonts w:ascii="Arial" w:hAnsi="Arial" w:cs="Arial"/>
          <w:sz w:val="20"/>
        </w:rPr>
        <w:t>esting</w:t>
      </w:r>
      <w:r w:rsidR="00653744">
        <w:rPr>
          <w:rFonts w:ascii="Arial" w:hAnsi="Arial" w:cs="Arial"/>
          <w:sz w:val="20"/>
        </w:rPr>
        <w:t xml:space="preserve"> </w:t>
      </w:r>
      <w:r w:rsidR="00457878">
        <w:rPr>
          <w:rFonts w:ascii="Arial" w:hAnsi="Arial" w:cs="Arial"/>
          <w:sz w:val="20"/>
        </w:rPr>
        <w:t xml:space="preserve">and </w:t>
      </w:r>
      <w:r w:rsidR="00653744">
        <w:rPr>
          <w:rFonts w:ascii="Arial" w:hAnsi="Arial" w:cs="Arial"/>
          <w:sz w:val="20"/>
        </w:rPr>
        <w:t>Commissioning</w:t>
      </w:r>
      <w:r w:rsidRPr="00F166C4">
        <w:rPr>
          <w:rFonts w:ascii="Arial" w:hAnsi="Arial" w:cs="Arial"/>
          <w:sz w:val="20"/>
        </w:rPr>
        <w:t xml:space="preserve"> of </w:t>
      </w:r>
      <w:r w:rsidR="00FD1896">
        <w:rPr>
          <w:rFonts w:ascii="Arial" w:hAnsi="Arial" w:cs="Arial"/>
          <w:sz w:val="20"/>
        </w:rPr>
        <w:t xml:space="preserve">Existing Equipment and </w:t>
      </w:r>
      <w:del w:id="32" w:author="Vraa, Ryan D" w:date="2026-03-03T10:38:00Z" w16du:dateUtc="2026-03-03T16:38:00Z">
        <w:r w:rsidR="00FD1896" w:rsidRPr="003C59B9" w:rsidDel="00E636E7">
          <w:rPr>
            <w:rFonts w:ascii="Arial" w:hAnsi="Arial" w:cs="Arial"/>
            <w:kern w:val="16"/>
            <w:sz w:val="20"/>
          </w:rPr>
          <w:delText>Purchaser</w:delText>
        </w:r>
      </w:del>
      <w:ins w:id="33" w:author="Vraa, Ryan D" w:date="2026-03-03T10:38:00Z" w16du:dateUtc="2026-03-03T16:38:00Z">
        <w:r w:rsidR="00E636E7">
          <w:rPr>
            <w:rFonts w:ascii="Arial" w:hAnsi="Arial" w:cs="Arial"/>
            <w:kern w:val="16"/>
            <w:sz w:val="20"/>
          </w:rPr>
          <w:t>Client</w:t>
        </w:r>
      </w:ins>
      <w:r w:rsidR="005C7E5E">
        <w:rPr>
          <w:rFonts w:ascii="Arial" w:hAnsi="Arial" w:cs="Arial"/>
          <w:sz w:val="20"/>
        </w:rPr>
        <w:t>-</w:t>
      </w:r>
      <w:r w:rsidR="00FD1896">
        <w:rPr>
          <w:rFonts w:ascii="Arial" w:hAnsi="Arial" w:cs="Arial"/>
          <w:sz w:val="20"/>
        </w:rPr>
        <w:t xml:space="preserve">Provided </w:t>
      </w:r>
      <w:r w:rsidR="003C0A56">
        <w:rPr>
          <w:rFonts w:ascii="Arial" w:hAnsi="Arial" w:cs="Arial"/>
          <w:sz w:val="20"/>
        </w:rPr>
        <w:t>E</w:t>
      </w:r>
      <w:r w:rsidRPr="00F166C4">
        <w:rPr>
          <w:rFonts w:ascii="Arial" w:hAnsi="Arial" w:cs="Arial"/>
          <w:sz w:val="20"/>
        </w:rPr>
        <w:t>quipment: In leading functional test</w:t>
      </w:r>
      <w:r w:rsidR="00131F00">
        <w:rPr>
          <w:rFonts w:ascii="Arial" w:hAnsi="Arial" w:cs="Arial"/>
          <w:sz w:val="20"/>
        </w:rPr>
        <w:t>ing and commissioning</w:t>
      </w:r>
      <w:r w:rsidRPr="00F166C4">
        <w:rPr>
          <w:rFonts w:ascii="Arial" w:hAnsi="Arial" w:cs="Arial"/>
          <w:sz w:val="20"/>
        </w:rPr>
        <w:t xml:space="preserve"> on a piece of </w:t>
      </w:r>
      <w:r w:rsidR="00FD1896">
        <w:rPr>
          <w:rFonts w:ascii="Arial" w:hAnsi="Arial" w:cs="Arial"/>
          <w:sz w:val="20"/>
        </w:rPr>
        <w:t xml:space="preserve">existing </w:t>
      </w:r>
      <w:r w:rsidRPr="00F166C4">
        <w:rPr>
          <w:rFonts w:ascii="Arial" w:hAnsi="Arial" w:cs="Arial"/>
          <w:sz w:val="20"/>
        </w:rPr>
        <w:t>equipment</w:t>
      </w:r>
      <w:r w:rsidR="00FD1896">
        <w:rPr>
          <w:rFonts w:ascii="Arial" w:hAnsi="Arial" w:cs="Arial"/>
          <w:sz w:val="20"/>
        </w:rPr>
        <w:t xml:space="preserve"> or </w:t>
      </w:r>
      <w:del w:id="34" w:author="Vraa, Ryan D" w:date="2026-03-03T10:38:00Z" w16du:dateUtc="2026-03-03T16:38:00Z">
        <w:r w:rsidR="00FD1896" w:rsidDel="00E636E7">
          <w:rPr>
            <w:rFonts w:ascii="Arial" w:hAnsi="Arial" w:cs="Arial"/>
            <w:sz w:val="20"/>
          </w:rPr>
          <w:delText>Purchaser</w:delText>
        </w:r>
      </w:del>
      <w:ins w:id="35" w:author="Vraa, Ryan D" w:date="2026-03-03T10:38:00Z" w16du:dateUtc="2026-03-03T16:38:00Z">
        <w:r w:rsidR="00E636E7">
          <w:rPr>
            <w:rFonts w:ascii="Arial" w:hAnsi="Arial" w:cs="Arial"/>
            <w:sz w:val="20"/>
          </w:rPr>
          <w:t>Client</w:t>
        </w:r>
      </w:ins>
      <w:r w:rsidR="005C7E5E">
        <w:rPr>
          <w:rFonts w:ascii="Arial" w:hAnsi="Arial" w:cs="Arial"/>
          <w:sz w:val="20"/>
        </w:rPr>
        <w:t>-</w:t>
      </w:r>
      <w:r w:rsidR="00FD1896">
        <w:rPr>
          <w:rFonts w:ascii="Arial" w:hAnsi="Arial" w:cs="Arial"/>
          <w:sz w:val="20"/>
        </w:rPr>
        <w:t>provided equipment</w:t>
      </w:r>
      <w:r w:rsidRPr="00F166C4">
        <w:rPr>
          <w:rFonts w:ascii="Arial" w:hAnsi="Arial" w:cs="Arial"/>
          <w:sz w:val="20"/>
        </w:rPr>
        <w:t xml:space="preserve">, </w:t>
      </w:r>
      <w:del w:id="36" w:author="Vraa, Ryan D" w:date="2026-03-03T10:41:00Z" w16du:dateUtc="2026-03-03T16:41:00Z">
        <w:r w:rsidR="008D368A" w:rsidDel="009261C6">
          <w:rPr>
            <w:rFonts w:ascii="Arial" w:hAnsi="Arial" w:cs="Arial"/>
            <w:kern w:val="16"/>
            <w:sz w:val="20"/>
          </w:rPr>
          <w:delText>Consultant</w:delText>
        </w:r>
      </w:del>
      <w:ins w:id="37" w:author="Vraa, Ryan D" w:date="2026-03-03T10:41:00Z" w16du:dateUtc="2026-03-03T16:41:00Z">
        <w:r w:rsidR="009261C6">
          <w:rPr>
            <w:rFonts w:ascii="Arial" w:hAnsi="Arial" w:cs="Arial"/>
            <w:kern w:val="16"/>
            <w:sz w:val="20"/>
          </w:rPr>
          <w:t>Contractor</w:t>
        </w:r>
      </w:ins>
      <w:r w:rsidR="008D368A" w:rsidRPr="00F166C4">
        <w:rPr>
          <w:rFonts w:ascii="Arial" w:hAnsi="Arial" w:cs="Arial"/>
          <w:sz w:val="20"/>
        </w:rPr>
        <w:t xml:space="preserve"> </w:t>
      </w:r>
      <w:r w:rsidRPr="00F166C4">
        <w:rPr>
          <w:rFonts w:ascii="Arial" w:hAnsi="Arial" w:cs="Arial"/>
          <w:sz w:val="20"/>
        </w:rPr>
        <w:t xml:space="preserve">shall not be responsible for </w:t>
      </w:r>
      <w:r w:rsidR="005C7E5E">
        <w:rPr>
          <w:rFonts w:ascii="Arial" w:hAnsi="Arial" w:cs="Arial"/>
          <w:sz w:val="20"/>
        </w:rPr>
        <w:t>such</w:t>
      </w:r>
      <w:r w:rsidR="005C7E5E" w:rsidRPr="00F166C4">
        <w:rPr>
          <w:rFonts w:ascii="Arial" w:hAnsi="Arial" w:cs="Arial"/>
          <w:sz w:val="20"/>
        </w:rPr>
        <w:t xml:space="preserve"> </w:t>
      </w:r>
      <w:r w:rsidRPr="00F166C4">
        <w:rPr>
          <w:rFonts w:ascii="Arial" w:hAnsi="Arial" w:cs="Arial"/>
          <w:sz w:val="20"/>
        </w:rPr>
        <w:t>equipment before, during or after the test</w:t>
      </w:r>
      <w:r w:rsidR="00C864A8">
        <w:rPr>
          <w:rFonts w:ascii="Arial" w:hAnsi="Arial" w:cs="Arial"/>
          <w:sz w:val="20"/>
        </w:rPr>
        <w:t>ing/commission</w:t>
      </w:r>
      <w:r w:rsidRPr="00F166C4">
        <w:rPr>
          <w:rFonts w:ascii="Arial" w:hAnsi="Arial" w:cs="Arial"/>
          <w:sz w:val="20"/>
        </w:rPr>
        <w:t xml:space="preserve">. </w:t>
      </w:r>
      <w:r w:rsidR="005C7E5E">
        <w:rPr>
          <w:rFonts w:ascii="Arial" w:hAnsi="Arial" w:cs="Arial"/>
          <w:sz w:val="20"/>
        </w:rPr>
        <w:t xml:space="preserve">Existing equipment and </w:t>
      </w:r>
      <w:del w:id="38" w:author="Vraa, Ryan D" w:date="2026-03-03T10:38:00Z" w16du:dateUtc="2026-03-03T16:38:00Z">
        <w:r w:rsidR="005C7E5E" w:rsidDel="00E636E7">
          <w:rPr>
            <w:rFonts w:ascii="Arial" w:hAnsi="Arial" w:cs="Arial"/>
            <w:sz w:val="20"/>
          </w:rPr>
          <w:delText>Purchaser</w:delText>
        </w:r>
      </w:del>
      <w:ins w:id="39" w:author="Vraa, Ryan D" w:date="2026-03-03T10:38:00Z" w16du:dateUtc="2026-03-03T16:38:00Z">
        <w:r w:rsidR="00E636E7">
          <w:rPr>
            <w:rFonts w:ascii="Arial" w:hAnsi="Arial" w:cs="Arial"/>
            <w:sz w:val="20"/>
          </w:rPr>
          <w:t>Client</w:t>
        </w:r>
      </w:ins>
      <w:r w:rsidR="005C7E5E">
        <w:rPr>
          <w:rFonts w:ascii="Arial" w:hAnsi="Arial" w:cs="Arial"/>
          <w:sz w:val="20"/>
        </w:rPr>
        <w:t>-provided</w:t>
      </w:r>
      <w:r w:rsidR="005C7E5E" w:rsidRPr="00F166C4">
        <w:rPr>
          <w:rFonts w:ascii="Arial" w:hAnsi="Arial" w:cs="Arial"/>
          <w:sz w:val="20"/>
        </w:rPr>
        <w:t xml:space="preserve"> </w:t>
      </w:r>
      <w:r w:rsidRPr="00F166C4">
        <w:rPr>
          <w:rFonts w:ascii="Arial" w:hAnsi="Arial" w:cs="Arial"/>
          <w:sz w:val="20"/>
        </w:rPr>
        <w:t xml:space="preserve">equipment and </w:t>
      </w:r>
      <w:r w:rsidR="005C7E5E">
        <w:rPr>
          <w:rFonts w:ascii="Arial" w:hAnsi="Arial" w:cs="Arial"/>
          <w:sz w:val="20"/>
        </w:rPr>
        <w:t>such</w:t>
      </w:r>
      <w:r w:rsidR="005C7E5E" w:rsidRPr="00F166C4">
        <w:rPr>
          <w:rFonts w:ascii="Arial" w:hAnsi="Arial" w:cs="Arial"/>
          <w:sz w:val="20"/>
        </w:rPr>
        <w:t xml:space="preserve"> </w:t>
      </w:r>
      <w:r w:rsidRPr="00F166C4">
        <w:rPr>
          <w:rFonts w:ascii="Arial" w:hAnsi="Arial" w:cs="Arial"/>
          <w:sz w:val="20"/>
        </w:rPr>
        <w:t>equipment’s ability to perform all testing</w:t>
      </w:r>
      <w:r w:rsidR="00C864A8">
        <w:rPr>
          <w:rFonts w:ascii="Arial" w:hAnsi="Arial" w:cs="Arial"/>
          <w:sz w:val="20"/>
        </w:rPr>
        <w:t>/commissioning</w:t>
      </w:r>
      <w:r w:rsidRPr="00F166C4">
        <w:rPr>
          <w:rFonts w:ascii="Arial" w:hAnsi="Arial" w:cs="Arial"/>
          <w:sz w:val="20"/>
        </w:rPr>
        <w:t xml:space="preserve"> requirements remains the responsibility of the equipment’s </w:t>
      </w:r>
      <w:ins w:id="40" w:author="Vraa, Ryan D" w:date="2026-03-03T10:38:00Z" w16du:dateUtc="2026-03-03T16:38:00Z">
        <w:r w:rsidR="00E636E7">
          <w:rPr>
            <w:rFonts w:ascii="Arial" w:hAnsi="Arial" w:cs="Arial"/>
            <w:kern w:val="16"/>
            <w:sz w:val="20"/>
          </w:rPr>
          <w:t>p</w:t>
        </w:r>
      </w:ins>
      <w:del w:id="41" w:author="Vraa, Ryan D" w:date="2026-03-03T10:38:00Z" w16du:dateUtc="2026-03-03T16:38:00Z">
        <w:r w:rsidR="008D368A" w:rsidDel="00E636E7">
          <w:rPr>
            <w:rFonts w:ascii="Arial" w:hAnsi="Arial" w:cs="Arial"/>
            <w:kern w:val="16"/>
            <w:sz w:val="20"/>
          </w:rPr>
          <w:delText>P</w:delText>
        </w:r>
      </w:del>
      <w:r w:rsidR="008D368A">
        <w:rPr>
          <w:rFonts w:ascii="Arial" w:hAnsi="Arial" w:cs="Arial"/>
          <w:kern w:val="16"/>
          <w:sz w:val="20"/>
        </w:rPr>
        <w:t>urchaser</w:t>
      </w:r>
      <w:r w:rsidRPr="00F166C4">
        <w:rPr>
          <w:rFonts w:ascii="Arial" w:hAnsi="Arial" w:cs="Arial"/>
          <w:sz w:val="20"/>
        </w:rPr>
        <w:t>, designer, and contractor.</w:t>
      </w:r>
      <w:r w:rsidR="00BE702A">
        <w:rPr>
          <w:rFonts w:ascii="Arial" w:hAnsi="Arial" w:cs="Arial"/>
          <w:sz w:val="20"/>
        </w:rPr>
        <w:t xml:space="preserve">  </w:t>
      </w:r>
      <w:r w:rsidR="009A338A" w:rsidRPr="009A338A">
        <w:rPr>
          <w:rFonts w:ascii="Arial" w:hAnsi="Arial" w:cs="Arial"/>
          <w:sz w:val="20"/>
        </w:rPr>
        <w:t xml:space="preserve">Commissioning and functional testing performed by </w:t>
      </w:r>
      <w:del w:id="42" w:author="Vraa, Ryan D" w:date="2026-03-03T10:41:00Z" w16du:dateUtc="2026-03-03T16:41:00Z">
        <w:r w:rsidR="009A338A" w:rsidRPr="009A338A" w:rsidDel="009261C6">
          <w:rPr>
            <w:rFonts w:ascii="Arial" w:hAnsi="Arial" w:cs="Arial"/>
            <w:sz w:val="20"/>
          </w:rPr>
          <w:delText>Consultant</w:delText>
        </w:r>
      </w:del>
      <w:ins w:id="43" w:author="Vraa, Ryan D" w:date="2026-03-03T10:41:00Z" w16du:dateUtc="2026-03-03T16:41:00Z">
        <w:r w:rsidR="009261C6">
          <w:rPr>
            <w:rFonts w:ascii="Arial" w:hAnsi="Arial" w:cs="Arial"/>
            <w:sz w:val="20"/>
          </w:rPr>
          <w:t>Contractor</w:t>
        </w:r>
      </w:ins>
      <w:r w:rsidR="009A338A" w:rsidRPr="009A338A">
        <w:rPr>
          <w:rFonts w:ascii="Arial" w:hAnsi="Arial" w:cs="Arial"/>
          <w:sz w:val="20"/>
        </w:rPr>
        <w:t xml:space="preserve"> </w:t>
      </w:r>
      <w:proofErr w:type="gramStart"/>
      <w:r w:rsidR="009A338A" w:rsidRPr="009A338A">
        <w:rPr>
          <w:rFonts w:ascii="Arial" w:hAnsi="Arial" w:cs="Arial"/>
          <w:sz w:val="20"/>
        </w:rPr>
        <w:t>are</w:t>
      </w:r>
      <w:proofErr w:type="gramEnd"/>
      <w:r w:rsidR="009A338A" w:rsidRPr="009A338A">
        <w:rPr>
          <w:rFonts w:ascii="Arial" w:hAnsi="Arial" w:cs="Arial"/>
          <w:sz w:val="20"/>
        </w:rPr>
        <w:t xml:space="preserve"> limited to verification of device operation and signal functionality based on </w:t>
      </w:r>
      <w:del w:id="44" w:author="Vraa, Ryan D" w:date="2026-03-03T10:38:00Z" w16du:dateUtc="2026-03-03T16:38:00Z">
        <w:r w:rsidR="009A338A" w:rsidRPr="009A338A" w:rsidDel="00E636E7">
          <w:rPr>
            <w:rFonts w:ascii="Arial" w:hAnsi="Arial" w:cs="Arial"/>
            <w:sz w:val="20"/>
          </w:rPr>
          <w:delText>Purchaser</w:delText>
        </w:r>
      </w:del>
      <w:ins w:id="45" w:author="Vraa, Ryan D" w:date="2026-03-03T10:38:00Z" w16du:dateUtc="2026-03-03T16:38:00Z">
        <w:r w:rsidR="00E636E7">
          <w:rPr>
            <w:rFonts w:ascii="Arial" w:hAnsi="Arial" w:cs="Arial"/>
            <w:sz w:val="20"/>
          </w:rPr>
          <w:t>Client</w:t>
        </w:r>
      </w:ins>
      <w:r w:rsidR="009A338A" w:rsidRPr="009A338A">
        <w:rPr>
          <w:rFonts w:ascii="Arial" w:hAnsi="Arial" w:cs="Arial"/>
          <w:sz w:val="20"/>
        </w:rPr>
        <w:t xml:space="preserve">-furnished designs and installed systems. </w:t>
      </w:r>
      <w:del w:id="46" w:author="Vraa, Ryan D" w:date="2026-03-03T10:41:00Z" w16du:dateUtc="2026-03-03T16:41:00Z">
        <w:r w:rsidR="009A338A" w:rsidRPr="009A338A" w:rsidDel="009261C6">
          <w:rPr>
            <w:rFonts w:ascii="Arial" w:hAnsi="Arial" w:cs="Arial"/>
            <w:sz w:val="20"/>
          </w:rPr>
          <w:delText>Consultant</w:delText>
        </w:r>
      </w:del>
      <w:ins w:id="47" w:author="Vraa, Ryan D" w:date="2026-03-03T10:41:00Z" w16du:dateUtc="2026-03-03T16:41:00Z">
        <w:r w:rsidR="009261C6">
          <w:rPr>
            <w:rFonts w:ascii="Arial" w:hAnsi="Arial" w:cs="Arial"/>
            <w:sz w:val="20"/>
          </w:rPr>
          <w:t>Contractor</w:t>
        </w:r>
      </w:ins>
      <w:r w:rsidR="009A338A" w:rsidRPr="009A338A">
        <w:rPr>
          <w:rFonts w:ascii="Arial" w:hAnsi="Arial" w:cs="Arial"/>
          <w:sz w:val="20"/>
        </w:rPr>
        <w:t xml:space="preserve"> does not warrant or guarantee overall system performance, process outcomes, availability, or regulatory compliance.</w:t>
      </w:r>
      <w:r w:rsidR="00654000">
        <w:rPr>
          <w:rFonts w:ascii="Arial" w:hAnsi="Arial" w:cs="Arial"/>
          <w:sz w:val="20"/>
        </w:rPr>
        <w:t xml:space="preserve">  </w:t>
      </w:r>
      <w:del w:id="48" w:author="Vraa, Ryan D" w:date="2026-03-03T10:41:00Z" w16du:dateUtc="2026-03-03T16:41:00Z">
        <w:r w:rsidR="00654000" w:rsidRPr="00654000" w:rsidDel="009261C6">
          <w:rPr>
            <w:rFonts w:ascii="Arial" w:hAnsi="Arial" w:cs="Arial"/>
            <w:sz w:val="20"/>
          </w:rPr>
          <w:delText>Consultant</w:delText>
        </w:r>
      </w:del>
      <w:ins w:id="49" w:author="Vraa, Ryan D" w:date="2026-03-03T10:41:00Z" w16du:dateUtc="2026-03-03T16:41:00Z">
        <w:r w:rsidR="009261C6">
          <w:rPr>
            <w:rFonts w:ascii="Arial" w:hAnsi="Arial" w:cs="Arial"/>
            <w:sz w:val="20"/>
          </w:rPr>
          <w:t>Contractor</w:t>
        </w:r>
      </w:ins>
      <w:r w:rsidR="00654000" w:rsidRPr="00654000">
        <w:rPr>
          <w:rFonts w:ascii="Arial" w:hAnsi="Arial" w:cs="Arial"/>
          <w:sz w:val="20"/>
        </w:rPr>
        <w:t xml:space="preserve"> shall not be responsible for the integrity, correctness, or suitability of configuration files, logic, or settings furnished by </w:t>
      </w:r>
      <w:del w:id="50" w:author="Vraa, Ryan D" w:date="2026-03-03T10:38:00Z" w16du:dateUtc="2026-03-03T16:38:00Z">
        <w:r w:rsidR="00654000" w:rsidRPr="00654000" w:rsidDel="00E636E7">
          <w:rPr>
            <w:rFonts w:ascii="Arial" w:hAnsi="Arial" w:cs="Arial"/>
            <w:sz w:val="20"/>
          </w:rPr>
          <w:delText>Purchaser</w:delText>
        </w:r>
      </w:del>
      <w:ins w:id="51" w:author="Vraa, Ryan D" w:date="2026-03-03T10:38:00Z" w16du:dateUtc="2026-03-03T16:38:00Z">
        <w:r w:rsidR="00E636E7">
          <w:rPr>
            <w:rFonts w:ascii="Arial" w:hAnsi="Arial" w:cs="Arial"/>
            <w:sz w:val="20"/>
          </w:rPr>
          <w:t>Client</w:t>
        </w:r>
      </w:ins>
      <w:r w:rsidR="00654000" w:rsidRPr="00654000">
        <w:rPr>
          <w:rFonts w:ascii="Arial" w:hAnsi="Arial" w:cs="Arial"/>
          <w:sz w:val="20"/>
        </w:rPr>
        <w:t xml:space="preserve"> or third parties. </w:t>
      </w:r>
      <w:del w:id="52" w:author="Vraa, Ryan D" w:date="2026-03-03T10:41:00Z" w16du:dateUtc="2026-03-03T16:41:00Z">
        <w:r w:rsidR="00654000" w:rsidRPr="00654000" w:rsidDel="009261C6">
          <w:rPr>
            <w:rFonts w:ascii="Arial" w:hAnsi="Arial" w:cs="Arial"/>
            <w:sz w:val="20"/>
          </w:rPr>
          <w:delText>Consultant</w:delText>
        </w:r>
      </w:del>
      <w:ins w:id="53" w:author="Vraa, Ryan D" w:date="2026-03-03T10:41:00Z" w16du:dateUtc="2026-03-03T16:41:00Z">
        <w:r w:rsidR="009261C6">
          <w:rPr>
            <w:rFonts w:ascii="Arial" w:hAnsi="Arial" w:cs="Arial"/>
            <w:sz w:val="20"/>
          </w:rPr>
          <w:t>Contractor</w:t>
        </w:r>
      </w:ins>
      <w:r w:rsidR="00654000" w:rsidRPr="00654000">
        <w:rPr>
          <w:rFonts w:ascii="Arial" w:hAnsi="Arial" w:cs="Arial"/>
          <w:sz w:val="20"/>
        </w:rPr>
        <w:t>’s responsibility is limited to loading and testing such files as directed</w:t>
      </w:r>
      <w:r w:rsidR="0035609C">
        <w:rPr>
          <w:rFonts w:ascii="Arial" w:hAnsi="Arial" w:cs="Arial"/>
          <w:sz w:val="20"/>
        </w:rPr>
        <w:t xml:space="preserve"> by</w:t>
      </w:r>
      <w:r w:rsidR="008F7EDD">
        <w:rPr>
          <w:rFonts w:ascii="Arial" w:hAnsi="Arial" w:cs="Arial"/>
          <w:sz w:val="20"/>
        </w:rPr>
        <w:t xml:space="preserve"> </w:t>
      </w:r>
      <w:del w:id="54" w:author="Vraa, Ryan D" w:date="2026-03-03T10:38:00Z" w16du:dateUtc="2026-03-03T16:38:00Z">
        <w:r w:rsidR="008F7EDD" w:rsidDel="00E636E7">
          <w:rPr>
            <w:rFonts w:ascii="Arial" w:hAnsi="Arial" w:cs="Arial"/>
            <w:sz w:val="20"/>
          </w:rPr>
          <w:delText>Purchaser</w:delText>
        </w:r>
      </w:del>
      <w:ins w:id="55" w:author="Vraa, Ryan D" w:date="2026-03-03T10:38:00Z" w16du:dateUtc="2026-03-03T16:38:00Z">
        <w:r w:rsidR="00E636E7">
          <w:rPr>
            <w:rFonts w:ascii="Arial" w:hAnsi="Arial" w:cs="Arial"/>
            <w:sz w:val="20"/>
          </w:rPr>
          <w:t>Client</w:t>
        </w:r>
      </w:ins>
      <w:r w:rsidR="008F7EDD">
        <w:rPr>
          <w:rFonts w:ascii="Arial" w:hAnsi="Arial" w:cs="Arial"/>
          <w:sz w:val="20"/>
        </w:rPr>
        <w:t xml:space="preserve"> or its designated representative</w:t>
      </w:r>
      <w:r w:rsidR="00654000" w:rsidRPr="00654000">
        <w:rPr>
          <w:rFonts w:ascii="Arial" w:hAnsi="Arial" w:cs="Arial"/>
          <w:sz w:val="20"/>
        </w:rPr>
        <w:t>.</w:t>
      </w:r>
    </w:p>
    <w:p w14:paraId="15DAAE7E" w14:textId="77777777" w:rsidR="009A338A" w:rsidRPr="009A338A" w:rsidRDefault="009A338A" w:rsidP="009A338A">
      <w:pPr>
        <w:pStyle w:val="ListParagraph"/>
        <w:rPr>
          <w:rFonts w:ascii="Arial" w:hAnsi="Arial" w:cs="Arial"/>
          <w:sz w:val="20"/>
        </w:rPr>
      </w:pPr>
    </w:p>
    <w:p w14:paraId="3919C89D" w14:textId="3F81B4BE" w:rsidR="009A3AB8" w:rsidRDefault="00BE702A" w:rsidP="007528EA">
      <w:pPr>
        <w:pStyle w:val="ListParagraph"/>
        <w:numPr>
          <w:ilvl w:val="0"/>
          <w:numId w:val="9"/>
        </w:numPr>
        <w:rPr>
          <w:rFonts w:ascii="Arial" w:hAnsi="Arial" w:cs="Arial"/>
          <w:sz w:val="20"/>
        </w:rPr>
      </w:pPr>
      <w:r w:rsidRPr="00BE702A">
        <w:rPr>
          <w:rFonts w:ascii="Arial" w:hAnsi="Arial" w:cs="Arial"/>
          <w:sz w:val="20"/>
        </w:rPr>
        <w:t xml:space="preserve">Any configuration records, marked-up drawings, logs, or “as-left” documentation produced by </w:t>
      </w:r>
      <w:del w:id="56" w:author="Vraa, Ryan D" w:date="2026-03-03T10:41:00Z" w16du:dateUtc="2026-03-03T16:41:00Z">
        <w:r w:rsidRPr="00BE702A" w:rsidDel="009261C6">
          <w:rPr>
            <w:rFonts w:ascii="Arial" w:hAnsi="Arial" w:cs="Arial"/>
            <w:sz w:val="20"/>
          </w:rPr>
          <w:delText>Consultant</w:delText>
        </w:r>
      </w:del>
      <w:ins w:id="57" w:author="Vraa, Ryan D" w:date="2026-03-03T10:41:00Z" w16du:dateUtc="2026-03-03T16:41:00Z">
        <w:r w:rsidR="009261C6">
          <w:rPr>
            <w:rFonts w:ascii="Arial" w:hAnsi="Arial" w:cs="Arial"/>
            <w:sz w:val="20"/>
          </w:rPr>
          <w:t>Contractor</w:t>
        </w:r>
      </w:ins>
      <w:r w:rsidRPr="00BE702A">
        <w:rPr>
          <w:rFonts w:ascii="Arial" w:hAnsi="Arial" w:cs="Arial"/>
          <w:sz w:val="20"/>
        </w:rPr>
        <w:t xml:space="preserve"> are provided for field reference only and are not certified engineering documents, sealed instruments of service, or representations of design adequacy.</w:t>
      </w:r>
    </w:p>
    <w:p w14:paraId="2D31F984" w14:textId="77777777" w:rsidR="009A3AB8" w:rsidRPr="009A3AB8" w:rsidRDefault="009A3AB8" w:rsidP="007528EA">
      <w:pPr>
        <w:pStyle w:val="ListParagraph"/>
        <w:rPr>
          <w:rFonts w:ascii="Arial" w:hAnsi="Arial" w:cs="Arial"/>
          <w:sz w:val="20"/>
        </w:rPr>
      </w:pPr>
    </w:p>
    <w:p w14:paraId="0BD22542" w14:textId="7A671801" w:rsidR="003C1372" w:rsidRDefault="00F166C4" w:rsidP="007528EA">
      <w:pPr>
        <w:pStyle w:val="ListParagraph"/>
        <w:numPr>
          <w:ilvl w:val="0"/>
          <w:numId w:val="9"/>
        </w:numPr>
        <w:spacing w:after="0"/>
        <w:rPr>
          <w:rFonts w:ascii="Arial" w:hAnsi="Arial" w:cs="Arial"/>
          <w:sz w:val="20"/>
        </w:rPr>
      </w:pPr>
      <w:r w:rsidRPr="009A3AB8">
        <w:rPr>
          <w:rFonts w:ascii="Arial" w:hAnsi="Arial" w:cs="Arial"/>
          <w:sz w:val="20"/>
        </w:rPr>
        <w:t xml:space="preserve">Site Safety: </w:t>
      </w:r>
      <w:del w:id="58" w:author="Vraa, Ryan D" w:date="2026-03-03T10:41:00Z" w16du:dateUtc="2026-03-03T16:41:00Z">
        <w:r w:rsidR="008D368A" w:rsidRPr="009A3AB8" w:rsidDel="009261C6">
          <w:rPr>
            <w:rFonts w:ascii="Arial" w:hAnsi="Arial" w:cs="Arial"/>
            <w:kern w:val="16"/>
            <w:sz w:val="20"/>
          </w:rPr>
          <w:delText>Consultant</w:delText>
        </w:r>
      </w:del>
      <w:ins w:id="59" w:author="Vraa, Ryan D" w:date="2026-03-03T10:41:00Z" w16du:dateUtc="2026-03-03T16:41:00Z">
        <w:r w:rsidR="009261C6">
          <w:rPr>
            <w:rFonts w:ascii="Arial" w:hAnsi="Arial" w:cs="Arial"/>
            <w:kern w:val="16"/>
            <w:sz w:val="20"/>
          </w:rPr>
          <w:t>Contractor</w:t>
        </w:r>
      </w:ins>
      <w:r w:rsidR="008D368A" w:rsidRPr="009A3AB8">
        <w:rPr>
          <w:rFonts w:ascii="Arial" w:hAnsi="Arial" w:cs="Arial"/>
          <w:sz w:val="20"/>
        </w:rPr>
        <w:t xml:space="preserve"> </w:t>
      </w:r>
      <w:r w:rsidRPr="009A3AB8">
        <w:rPr>
          <w:rFonts w:ascii="Arial" w:hAnsi="Arial" w:cs="Arial"/>
          <w:sz w:val="20"/>
        </w:rPr>
        <w:t xml:space="preserve">will follow the site safety protocols set forth </w:t>
      </w:r>
      <w:r w:rsidR="003C59B9">
        <w:rPr>
          <w:rFonts w:ascii="Arial" w:hAnsi="Arial" w:cs="Arial"/>
          <w:sz w:val="20"/>
        </w:rPr>
        <w:t xml:space="preserve">and provided to </w:t>
      </w:r>
      <w:del w:id="60" w:author="Vraa, Ryan D" w:date="2026-03-03T10:41:00Z" w16du:dateUtc="2026-03-03T16:41:00Z">
        <w:r w:rsidR="003C59B9" w:rsidDel="009261C6">
          <w:rPr>
            <w:rFonts w:ascii="Arial" w:hAnsi="Arial" w:cs="Arial"/>
            <w:sz w:val="20"/>
          </w:rPr>
          <w:delText>Consultant</w:delText>
        </w:r>
      </w:del>
      <w:ins w:id="61" w:author="Vraa, Ryan D" w:date="2026-03-03T10:41:00Z" w16du:dateUtc="2026-03-03T16:41:00Z">
        <w:r w:rsidR="009261C6">
          <w:rPr>
            <w:rFonts w:ascii="Arial" w:hAnsi="Arial" w:cs="Arial"/>
            <w:sz w:val="20"/>
          </w:rPr>
          <w:t>Contractor</w:t>
        </w:r>
      </w:ins>
      <w:r w:rsidR="003C59B9">
        <w:rPr>
          <w:rFonts w:ascii="Arial" w:hAnsi="Arial" w:cs="Arial"/>
          <w:sz w:val="20"/>
        </w:rPr>
        <w:t xml:space="preserve"> in writing </w:t>
      </w:r>
      <w:r w:rsidRPr="009A3AB8">
        <w:rPr>
          <w:rFonts w:ascii="Arial" w:hAnsi="Arial" w:cs="Arial"/>
          <w:sz w:val="20"/>
        </w:rPr>
        <w:t xml:space="preserve">by the </w:t>
      </w:r>
      <w:del w:id="62" w:author="Vraa, Ryan D" w:date="2026-03-03T10:38:00Z" w16du:dateUtc="2026-03-03T16:38:00Z">
        <w:r w:rsidR="008D368A" w:rsidRPr="009A3AB8" w:rsidDel="00E636E7">
          <w:rPr>
            <w:rFonts w:ascii="Arial" w:hAnsi="Arial" w:cs="Arial"/>
            <w:kern w:val="16"/>
            <w:sz w:val="20"/>
          </w:rPr>
          <w:delText>Purchaser</w:delText>
        </w:r>
      </w:del>
      <w:ins w:id="63" w:author="Vraa, Ryan D" w:date="2026-03-03T10:38:00Z" w16du:dateUtc="2026-03-03T16:38:00Z">
        <w:r w:rsidR="00E636E7">
          <w:rPr>
            <w:rFonts w:ascii="Arial" w:hAnsi="Arial" w:cs="Arial"/>
            <w:kern w:val="16"/>
            <w:sz w:val="20"/>
          </w:rPr>
          <w:t>Client</w:t>
        </w:r>
      </w:ins>
      <w:r w:rsidR="008D368A" w:rsidRPr="009A3AB8">
        <w:rPr>
          <w:rFonts w:ascii="Arial" w:hAnsi="Arial" w:cs="Arial"/>
          <w:kern w:val="16"/>
          <w:sz w:val="20"/>
        </w:rPr>
        <w:t xml:space="preserve"> </w:t>
      </w:r>
      <w:r w:rsidRPr="009A3AB8">
        <w:rPr>
          <w:rFonts w:ascii="Arial" w:hAnsi="Arial" w:cs="Arial"/>
          <w:sz w:val="20"/>
        </w:rPr>
        <w:t xml:space="preserve">or construction contractor. If </w:t>
      </w:r>
      <w:del w:id="64" w:author="Vraa, Ryan D" w:date="2026-03-03T10:41:00Z" w16du:dateUtc="2026-03-03T16:41:00Z">
        <w:r w:rsidR="008D368A" w:rsidRPr="009A3AB8" w:rsidDel="009261C6">
          <w:rPr>
            <w:rFonts w:ascii="Arial" w:hAnsi="Arial" w:cs="Arial"/>
            <w:kern w:val="16"/>
            <w:sz w:val="20"/>
          </w:rPr>
          <w:delText>Consultant</w:delText>
        </w:r>
      </w:del>
      <w:ins w:id="65" w:author="Vraa, Ryan D" w:date="2026-03-03T10:41:00Z" w16du:dateUtc="2026-03-03T16:41:00Z">
        <w:r w:rsidR="009261C6">
          <w:rPr>
            <w:rFonts w:ascii="Arial" w:hAnsi="Arial" w:cs="Arial"/>
            <w:kern w:val="16"/>
            <w:sz w:val="20"/>
          </w:rPr>
          <w:t>Contractor</w:t>
        </w:r>
      </w:ins>
      <w:r w:rsidR="008D368A" w:rsidRPr="009A3AB8">
        <w:rPr>
          <w:rFonts w:ascii="Arial" w:hAnsi="Arial" w:cs="Arial"/>
          <w:sz w:val="20"/>
        </w:rPr>
        <w:t xml:space="preserve"> </w:t>
      </w:r>
      <w:r w:rsidRPr="009A3AB8">
        <w:rPr>
          <w:rFonts w:ascii="Arial" w:hAnsi="Arial" w:cs="Arial"/>
          <w:sz w:val="20"/>
        </w:rPr>
        <w:t xml:space="preserve">staff employ additional safety protocols, this will not constitute </w:t>
      </w:r>
      <w:del w:id="66" w:author="Vraa, Ryan D" w:date="2026-03-03T10:41:00Z" w16du:dateUtc="2026-03-03T16:41:00Z">
        <w:r w:rsidR="008D368A" w:rsidRPr="009A3AB8" w:rsidDel="009261C6">
          <w:rPr>
            <w:rFonts w:ascii="Arial" w:hAnsi="Arial" w:cs="Arial"/>
            <w:kern w:val="16"/>
            <w:sz w:val="20"/>
          </w:rPr>
          <w:delText>Consultant</w:delText>
        </w:r>
      </w:del>
      <w:ins w:id="67" w:author="Vraa, Ryan D" w:date="2026-03-03T10:41:00Z" w16du:dateUtc="2026-03-03T16:41:00Z">
        <w:r w:rsidR="009261C6">
          <w:rPr>
            <w:rFonts w:ascii="Arial" w:hAnsi="Arial" w:cs="Arial"/>
            <w:kern w:val="16"/>
            <w:sz w:val="20"/>
          </w:rPr>
          <w:t>Contractor</w:t>
        </w:r>
      </w:ins>
      <w:r w:rsidR="008D368A" w:rsidRPr="009A3AB8">
        <w:rPr>
          <w:rFonts w:ascii="Arial" w:hAnsi="Arial" w:cs="Arial"/>
          <w:sz w:val="20"/>
        </w:rPr>
        <w:t xml:space="preserve"> </w:t>
      </w:r>
      <w:r w:rsidRPr="009A3AB8">
        <w:rPr>
          <w:rFonts w:ascii="Arial" w:hAnsi="Arial" w:cs="Arial"/>
          <w:sz w:val="20"/>
        </w:rPr>
        <w:t>taking on the liability of the site safety responsibilities.</w:t>
      </w:r>
    </w:p>
    <w:p w14:paraId="0186CBDD" w14:textId="77777777" w:rsidR="003C1372" w:rsidRPr="003C1372" w:rsidRDefault="003C1372" w:rsidP="007528EA">
      <w:pPr>
        <w:rPr>
          <w:rFonts w:ascii="Arial" w:hAnsi="Arial" w:cs="Arial"/>
          <w:sz w:val="20"/>
        </w:rPr>
      </w:pPr>
    </w:p>
    <w:p w14:paraId="22691E88" w14:textId="5E9E8571" w:rsidR="00C12316" w:rsidRDefault="003C1372" w:rsidP="007528EA">
      <w:pPr>
        <w:pStyle w:val="ListParagraph"/>
        <w:numPr>
          <w:ilvl w:val="0"/>
          <w:numId w:val="9"/>
        </w:numPr>
        <w:rPr>
          <w:rFonts w:ascii="Arial" w:hAnsi="Arial" w:cs="Arial"/>
          <w:sz w:val="20"/>
        </w:rPr>
      </w:pPr>
      <w:r w:rsidRPr="00552DDB">
        <w:rPr>
          <w:rFonts w:ascii="Arial" w:hAnsi="Arial" w:cs="Arial"/>
          <w:sz w:val="20"/>
        </w:rPr>
        <w:t>Waiver of Subrogation</w:t>
      </w:r>
      <w:r w:rsidR="003C0A56">
        <w:rPr>
          <w:rFonts w:ascii="Arial" w:hAnsi="Arial" w:cs="Arial"/>
          <w:sz w:val="20"/>
        </w:rPr>
        <w:t>:</w:t>
      </w:r>
      <w:r w:rsidRPr="00552DDB">
        <w:rPr>
          <w:rFonts w:ascii="Arial" w:hAnsi="Arial" w:cs="Arial"/>
          <w:sz w:val="20"/>
        </w:rPr>
        <w:t xml:space="preserve"> </w:t>
      </w:r>
      <w:del w:id="68" w:author="Vraa, Ryan D" w:date="2026-03-03T10:38:00Z" w16du:dateUtc="2026-03-03T16:38:00Z">
        <w:r w:rsidRPr="00552DDB" w:rsidDel="00E636E7">
          <w:rPr>
            <w:rFonts w:ascii="Arial" w:hAnsi="Arial" w:cs="Arial"/>
            <w:sz w:val="20"/>
          </w:rPr>
          <w:delText>Purchaser</w:delText>
        </w:r>
      </w:del>
      <w:ins w:id="69" w:author="Vraa, Ryan D" w:date="2026-03-03T10:38:00Z" w16du:dateUtc="2026-03-03T16:38:00Z">
        <w:r w:rsidR="00E636E7">
          <w:rPr>
            <w:rFonts w:ascii="Arial" w:hAnsi="Arial" w:cs="Arial"/>
            <w:sz w:val="20"/>
          </w:rPr>
          <w:t>Client</w:t>
        </w:r>
      </w:ins>
      <w:r w:rsidRPr="00552DDB">
        <w:rPr>
          <w:rFonts w:ascii="Arial" w:hAnsi="Arial" w:cs="Arial"/>
          <w:sz w:val="20"/>
        </w:rPr>
        <w:t xml:space="preserve"> and </w:t>
      </w:r>
      <w:del w:id="70" w:author="Vraa, Ryan D" w:date="2026-03-03T10:41:00Z" w16du:dateUtc="2026-03-03T16:41:00Z">
        <w:r w:rsidRPr="00552DDB" w:rsidDel="009261C6">
          <w:rPr>
            <w:rFonts w:ascii="Arial" w:hAnsi="Arial" w:cs="Arial"/>
            <w:sz w:val="20"/>
          </w:rPr>
          <w:delText>Consultant</w:delText>
        </w:r>
      </w:del>
      <w:ins w:id="71" w:author="Vraa, Ryan D" w:date="2026-03-03T10:41:00Z" w16du:dateUtc="2026-03-03T16:41:00Z">
        <w:r w:rsidR="009261C6">
          <w:rPr>
            <w:rFonts w:ascii="Arial" w:hAnsi="Arial" w:cs="Arial"/>
            <w:sz w:val="20"/>
          </w:rPr>
          <w:t>Contractor</w:t>
        </w:r>
      </w:ins>
      <w:r w:rsidRPr="00552DDB">
        <w:rPr>
          <w:rFonts w:ascii="Arial" w:hAnsi="Arial" w:cs="Arial"/>
          <w:sz w:val="20"/>
        </w:rPr>
        <w:t xml:space="preserve"> </w:t>
      </w:r>
      <w:r w:rsidR="00C12316" w:rsidRPr="00552DDB">
        <w:rPr>
          <w:rFonts w:ascii="Arial" w:hAnsi="Arial" w:cs="Arial"/>
          <w:sz w:val="20"/>
        </w:rPr>
        <w:t xml:space="preserve">release each other and </w:t>
      </w:r>
      <w:r w:rsidRPr="00552DDB">
        <w:rPr>
          <w:rFonts w:ascii="Arial" w:hAnsi="Arial" w:cs="Arial"/>
          <w:sz w:val="20"/>
        </w:rPr>
        <w:t xml:space="preserve">waive all rights </w:t>
      </w:r>
      <w:r w:rsidR="00C12316" w:rsidRPr="00552DDB">
        <w:rPr>
          <w:rFonts w:ascii="Arial" w:hAnsi="Arial" w:cs="Arial"/>
          <w:sz w:val="20"/>
        </w:rPr>
        <w:t xml:space="preserve">of subrogation </w:t>
      </w:r>
      <w:r w:rsidRPr="00552DDB">
        <w:rPr>
          <w:rFonts w:ascii="Arial" w:hAnsi="Arial" w:cs="Arial"/>
          <w:sz w:val="20"/>
        </w:rPr>
        <w:t xml:space="preserve">against each other and any of their respective directors, officers, agents, and employees, for damages caused by risks covered by property insurance </w:t>
      </w:r>
      <w:r w:rsidR="00552DDB" w:rsidRPr="00552DDB">
        <w:rPr>
          <w:rFonts w:ascii="Arial" w:hAnsi="Arial" w:cs="Arial"/>
          <w:sz w:val="20"/>
        </w:rPr>
        <w:t xml:space="preserve">or could have been covered including deductibles or self-insurance </w:t>
      </w:r>
      <w:r w:rsidRPr="00552DDB">
        <w:rPr>
          <w:rFonts w:ascii="Arial" w:hAnsi="Arial" w:cs="Arial"/>
          <w:sz w:val="20"/>
        </w:rPr>
        <w:t xml:space="preserve">during and after completion of the </w:t>
      </w:r>
      <w:r w:rsidR="00136691">
        <w:rPr>
          <w:rFonts w:ascii="Arial" w:hAnsi="Arial" w:cs="Arial"/>
          <w:kern w:val="16"/>
          <w:sz w:val="20"/>
        </w:rPr>
        <w:t>Integration</w:t>
      </w:r>
      <w:r w:rsidR="00136691">
        <w:rPr>
          <w:rFonts w:ascii="Arial" w:hAnsi="Arial" w:cs="Arial"/>
          <w:kern w:val="16"/>
          <w:sz w:val="20"/>
          <w:szCs w:val="20"/>
        </w:rPr>
        <w:t xml:space="preserve"> </w:t>
      </w:r>
      <w:r w:rsidR="00C17D1E">
        <w:rPr>
          <w:rFonts w:ascii="Arial" w:hAnsi="Arial" w:cs="Arial"/>
          <w:kern w:val="16"/>
          <w:sz w:val="20"/>
          <w:szCs w:val="20"/>
        </w:rPr>
        <w:t>S</w:t>
      </w:r>
      <w:r w:rsidR="004F7648" w:rsidRPr="00AC2095">
        <w:rPr>
          <w:rFonts w:ascii="Arial" w:hAnsi="Arial" w:cs="Arial"/>
          <w:kern w:val="16"/>
          <w:sz w:val="20"/>
          <w:szCs w:val="20"/>
        </w:rPr>
        <w:t>ervices</w:t>
      </w:r>
      <w:r w:rsidRPr="00552DDB">
        <w:rPr>
          <w:rFonts w:ascii="Arial" w:hAnsi="Arial" w:cs="Arial"/>
          <w:sz w:val="20"/>
        </w:rPr>
        <w:t xml:space="preserve">. </w:t>
      </w:r>
      <w:del w:id="72" w:author="Vraa, Ryan D" w:date="2026-03-03T10:38:00Z" w16du:dateUtc="2026-03-03T16:38:00Z">
        <w:r w:rsidRPr="00552DDB" w:rsidDel="00E636E7">
          <w:rPr>
            <w:rFonts w:ascii="Arial" w:hAnsi="Arial" w:cs="Arial"/>
            <w:sz w:val="20"/>
          </w:rPr>
          <w:delText>Purchaser</w:delText>
        </w:r>
      </w:del>
      <w:ins w:id="73" w:author="Vraa, Ryan D" w:date="2026-03-03T10:38:00Z" w16du:dateUtc="2026-03-03T16:38:00Z">
        <w:r w:rsidR="00E636E7">
          <w:rPr>
            <w:rFonts w:ascii="Arial" w:hAnsi="Arial" w:cs="Arial"/>
            <w:sz w:val="20"/>
          </w:rPr>
          <w:t>Client</w:t>
        </w:r>
      </w:ins>
      <w:r w:rsidRPr="00552DDB">
        <w:rPr>
          <w:rFonts w:ascii="Arial" w:hAnsi="Arial" w:cs="Arial"/>
          <w:sz w:val="20"/>
        </w:rPr>
        <w:t xml:space="preserve"> waives subrogation against </w:t>
      </w:r>
      <w:del w:id="74" w:author="Vraa, Ryan D" w:date="2026-03-03T10:41:00Z" w16du:dateUtc="2026-03-03T16:41:00Z">
        <w:r w:rsidRPr="00552DDB" w:rsidDel="009261C6">
          <w:rPr>
            <w:rFonts w:ascii="Arial" w:hAnsi="Arial" w:cs="Arial"/>
            <w:sz w:val="20"/>
          </w:rPr>
          <w:delText>Consultant</w:delText>
        </w:r>
      </w:del>
      <w:ins w:id="75" w:author="Vraa, Ryan D" w:date="2026-03-03T10:41:00Z" w16du:dateUtc="2026-03-03T16:41:00Z">
        <w:r w:rsidR="009261C6">
          <w:rPr>
            <w:rFonts w:ascii="Arial" w:hAnsi="Arial" w:cs="Arial"/>
            <w:sz w:val="20"/>
          </w:rPr>
          <w:t>Contractor</w:t>
        </w:r>
      </w:ins>
      <w:r w:rsidRPr="00552DDB">
        <w:rPr>
          <w:rFonts w:ascii="Arial" w:hAnsi="Arial" w:cs="Arial"/>
          <w:sz w:val="20"/>
        </w:rPr>
        <w:t xml:space="preserve"> on all property and consequential loss policies carried by </w:t>
      </w:r>
      <w:del w:id="76" w:author="Vraa, Ryan D" w:date="2026-03-03T10:38:00Z" w16du:dateUtc="2026-03-03T16:38:00Z">
        <w:r w:rsidRPr="00552DDB" w:rsidDel="00E636E7">
          <w:rPr>
            <w:rFonts w:ascii="Arial" w:hAnsi="Arial" w:cs="Arial"/>
            <w:sz w:val="20"/>
          </w:rPr>
          <w:delText>Purchaser</w:delText>
        </w:r>
      </w:del>
      <w:ins w:id="77" w:author="Vraa, Ryan D" w:date="2026-03-03T10:38:00Z" w16du:dateUtc="2026-03-03T16:38:00Z">
        <w:r w:rsidR="00E636E7">
          <w:rPr>
            <w:rFonts w:ascii="Arial" w:hAnsi="Arial" w:cs="Arial"/>
            <w:sz w:val="20"/>
          </w:rPr>
          <w:t>Client</w:t>
        </w:r>
      </w:ins>
      <w:r w:rsidRPr="00552DDB">
        <w:rPr>
          <w:rFonts w:ascii="Arial" w:hAnsi="Arial" w:cs="Arial"/>
          <w:sz w:val="20"/>
        </w:rPr>
        <w:t xml:space="preserve"> on adjacent properties and under property and consequential loss policies purchased for the project after its completion. </w:t>
      </w:r>
      <w:r w:rsidR="00552DDB" w:rsidRPr="00552DDB">
        <w:rPr>
          <w:rFonts w:ascii="Arial" w:hAnsi="Arial" w:cs="Arial"/>
          <w:sz w:val="20"/>
        </w:rPr>
        <w:t>If the policies of insurance</w:t>
      </w:r>
      <w:r w:rsidR="00552DDB">
        <w:rPr>
          <w:rFonts w:ascii="Arial" w:hAnsi="Arial" w:cs="Arial"/>
          <w:sz w:val="20"/>
        </w:rPr>
        <w:t xml:space="preserve"> </w:t>
      </w:r>
      <w:r w:rsidR="00552DDB" w:rsidRPr="00552DDB">
        <w:rPr>
          <w:rFonts w:ascii="Arial" w:hAnsi="Arial" w:cs="Arial"/>
          <w:sz w:val="20"/>
        </w:rPr>
        <w:t xml:space="preserve">referred to in this paragraph require an endorsement to provide for continued coverage where there is a waiver of subrogation, the </w:t>
      </w:r>
      <w:ins w:id="78" w:author="Vraa, Ryan D" w:date="2026-03-03T10:39:00Z" w16du:dateUtc="2026-03-03T16:39:00Z">
        <w:r w:rsidR="00E636E7">
          <w:rPr>
            <w:rFonts w:ascii="Arial" w:hAnsi="Arial" w:cs="Arial"/>
            <w:sz w:val="20"/>
          </w:rPr>
          <w:t>p</w:t>
        </w:r>
      </w:ins>
      <w:del w:id="79" w:author="Vraa, Ryan D" w:date="2026-03-03T10:38:00Z" w16du:dateUtc="2026-03-03T16:38:00Z">
        <w:r w:rsidR="00552DDB" w:rsidRPr="00552DDB" w:rsidDel="00E636E7">
          <w:rPr>
            <w:rFonts w:ascii="Arial" w:hAnsi="Arial" w:cs="Arial"/>
            <w:sz w:val="20"/>
          </w:rPr>
          <w:delText>P</w:delText>
        </w:r>
      </w:del>
      <w:r w:rsidR="00552DDB" w:rsidRPr="00552DDB">
        <w:rPr>
          <w:rFonts w:ascii="Arial" w:hAnsi="Arial" w:cs="Arial"/>
          <w:sz w:val="20"/>
        </w:rPr>
        <w:t>urchasers of such policies will cause them to be so endorsed.</w:t>
      </w:r>
    </w:p>
    <w:p w14:paraId="24CD3063" w14:textId="77777777" w:rsidR="00552DDB" w:rsidRPr="00552DDB" w:rsidRDefault="00552DDB" w:rsidP="007528EA">
      <w:pPr>
        <w:pStyle w:val="ListParagraph"/>
        <w:rPr>
          <w:rFonts w:ascii="Arial" w:hAnsi="Arial" w:cs="Arial"/>
          <w:sz w:val="20"/>
        </w:rPr>
      </w:pPr>
    </w:p>
    <w:p w14:paraId="2C7E2629" w14:textId="7BCE73D5" w:rsidR="00AC2095" w:rsidRDefault="00552DDB" w:rsidP="0043009E">
      <w:pPr>
        <w:pStyle w:val="ListParagraph"/>
        <w:numPr>
          <w:ilvl w:val="0"/>
          <w:numId w:val="9"/>
        </w:numPr>
        <w:spacing w:after="0"/>
        <w:rPr>
          <w:rFonts w:ascii="Arial" w:hAnsi="Arial" w:cs="Arial"/>
          <w:sz w:val="20"/>
        </w:rPr>
      </w:pPr>
      <w:r w:rsidRPr="00E15D39">
        <w:rPr>
          <w:rFonts w:ascii="Arial" w:hAnsi="Arial" w:cs="Arial"/>
          <w:sz w:val="20"/>
        </w:rPr>
        <w:t xml:space="preserve">In other contracts entered into by </w:t>
      </w:r>
      <w:del w:id="80" w:author="Vraa, Ryan D" w:date="2026-03-03T10:39:00Z" w16du:dateUtc="2026-03-03T16:39:00Z">
        <w:r w:rsidRPr="00E15D39" w:rsidDel="00E636E7">
          <w:rPr>
            <w:rFonts w:ascii="Arial" w:hAnsi="Arial" w:cs="Arial"/>
            <w:sz w:val="20"/>
          </w:rPr>
          <w:delText>Purchaser</w:delText>
        </w:r>
      </w:del>
      <w:ins w:id="81" w:author="Vraa, Ryan D" w:date="2026-03-03T10:39:00Z" w16du:dateUtc="2026-03-03T16:39:00Z">
        <w:r w:rsidR="00E636E7">
          <w:rPr>
            <w:rFonts w:ascii="Arial" w:hAnsi="Arial" w:cs="Arial"/>
            <w:sz w:val="20"/>
          </w:rPr>
          <w:t>Client</w:t>
        </w:r>
      </w:ins>
      <w:r w:rsidRPr="00E15D39">
        <w:rPr>
          <w:rFonts w:ascii="Arial" w:hAnsi="Arial" w:cs="Arial"/>
          <w:sz w:val="20"/>
        </w:rPr>
        <w:t xml:space="preserve"> for other work related to the </w:t>
      </w:r>
      <w:del w:id="82" w:author="Vraa, Ryan D" w:date="2026-03-03T10:41:00Z" w16du:dateUtc="2026-03-03T16:41:00Z">
        <w:r w:rsidRPr="00E15D39" w:rsidDel="009261C6">
          <w:rPr>
            <w:rFonts w:ascii="Arial" w:hAnsi="Arial" w:cs="Arial"/>
            <w:sz w:val="20"/>
          </w:rPr>
          <w:delText>Consultant</w:delText>
        </w:r>
      </w:del>
      <w:ins w:id="83" w:author="Vraa, Ryan D" w:date="2026-03-03T10:41:00Z" w16du:dateUtc="2026-03-03T16:41:00Z">
        <w:r w:rsidR="009261C6">
          <w:rPr>
            <w:rFonts w:ascii="Arial" w:hAnsi="Arial" w:cs="Arial"/>
            <w:sz w:val="20"/>
          </w:rPr>
          <w:t>Contractor</w:t>
        </w:r>
      </w:ins>
      <w:r w:rsidRPr="00E15D39">
        <w:rPr>
          <w:rFonts w:ascii="Arial" w:hAnsi="Arial" w:cs="Arial"/>
          <w:sz w:val="20"/>
        </w:rPr>
        <w:t xml:space="preserve">’s </w:t>
      </w:r>
      <w:r w:rsidR="00136691">
        <w:rPr>
          <w:rFonts w:ascii="Arial" w:hAnsi="Arial" w:cs="Arial"/>
          <w:kern w:val="16"/>
          <w:sz w:val="20"/>
        </w:rPr>
        <w:t xml:space="preserve">Integration </w:t>
      </w:r>
      <w:r w:rsidR="00E606C6">
        <w:rPr>
          <w:rFonts w:ascii="Arial" w:hAnsi="Arial" w:cs="Arial"/>
          <w:kern w:val="16"/>
          <w:sz w:val="20"/>
          <w:szCs w:val="20"/>
        </w:rPr>
        <w:t>S</w:t>
      </w:r>
      <w:r w:rsidR="004F7648" w:rsidRPr="00AC2095">
        <w:rPr>
          <w:rFonts w:ascii="Arial" w:hAnsi="Arial" w:cs="Arial"/>
          <w:kern w:val="16"/>
          <w:sz w:val="20"/>
          <w:szCs w:val="20"/>
        </w:rPr>
        <w:t>ervices</w:t>
      </w:r>
      <w:r w:rsidRPr="00E15D39">
        <w:rPr>
          <w:rFonts w:ascii="Arial" w:hAnsi="Arial" w:cs="Arial"/>
          <w:sz w:val="20"/>
        </w:rPr>
        <w:t>,</w:t>
      </w:r>
      <w:r w:rsidR="00362481" w:rsidRPr="00E15D39">
        <w:rPr>
          <w:rFonts w:ascii="Arial" w:hAnsi="Arial" w:cs="Arial"/>
          <w:sz w:val="20"/>
        </w:rPr>
        <w:t xml:space="preserve"> and all appropriate policies,</w:t>
      </w:r>
      <w:r w:rsidRPr="00E15D39">
        <w:rPr>
          <w:rFonts w:ascii="Arial" w:hAnsi="Arial" w:cs="Arial"/>
          <w:sz w:val="20"/>
        </w:rPr>
        <w:t xml:space="preserve"> </w:t>
      </w:r>
      <w:del w:id="84" w:author="Vraa, Ryan D" w:date="2026-03-03T10:39:00Z" w16du:dateUtc="2026-03-03T16:39:00Z">
        <w:r w:rsidRPr="00E15D39" w:rsidDel="00E636E7">
          <w:rPr>
            <w:rFonts w:ascii="Arial" w:hAnsi="Arial" w:cs="Arial"/>
            <w:sz w:val="20"/>
          </w:rPr>
          <w:delText>Purchaser</w:delText>
        </w:r>
      </w:del>
      <w:ins w:id="85" w:author="Vraa, Ryan D" w:date="2026-03-03T10:39:00Z" w16du:dateUtc="2026-03-03T16:39:00Z">
        <w:r w:rsidR="00E636E7">
          <w:rPr>
            <w:rFonts w:ascii="Arial" w:hAnsi="Arial" w:cs="Arial"/>
            <w:sz w:val="20"/>
          </w:rPr>
          <w:t>Client</w:t>
        </w:r>
      </w:ins>
      <w:r w:rsidRPr="00E15D39">
        <w:rPr>
          <w:rFonts w:ascii="Arial" w:hAnsi="Arial" w:cs="Arial"/>
          <w:sz w:val="20"/>
        </w:rPr>
        <w:t xml:space="preserve">’s other contractors and consultants shall be required to provide waivers of subrogation in favor of </w:t>
      </w:r>
      <w:del w:id="86" w:author="Vraa, Ryan D" w:date="2026-03-03T10:39:00Z" w16du:dateUtc="2026-03-03T16:39:00Z">
        <w:r w:rsidRPr="00E15D39" w:rsidDel="00E636E7">
          <w:rPr>
            <w:rFonts w:ascii="Arial" w:hAnsi="Arial" w:cs="Arial"/>
            <w:sz w:val="20"/>
          </w:rPr>
          <w:delText>Purchaser</w:delText>
        </w:r>
      </w:del>
      <w:ins w:id="87" w:author="Vraa, Ryan D" w:date="2026-03-03T10:39:00Z" w16du:dateUtc="2026-03-03T16:39:00Z">
        <w:r w:rsidR="00E636E7">
          <w:rPr>
            <w:rFonts w:ascii="Arial" w:hAnsi="Arial" w:cs="Arial"/>
            <w:sz w:val="20"/>
          </w:rPr>
          <w:t>Client</w:t>
        </w:r>
      </w:ins>
      <w:r w:rsidRPr="00E15D39">
        <w:rPr>
          <w:rFonts w:ascii="Arial" w:hAnsi="Arial" w:cs="Arial"/>
          <w:sz w:val="20"/>
        </w:rPr>
        <w:t xml:space="preserve"> and </w:t>
      </w:r>
      <w:del w:id="88" w:author="Vraa, Ryan D" w:date="2026-03-03T10:41:00Z" w16du:dateUtc="2026-03-03T16:41:00Z">
        <w:r w:rsidRPr="00E15D39" w:rsidDel="009261C6">
          <w:rPr>
            <w:rFonts w:ascii="Arial" w:hAnsi="Arial" w:cs="Arial"/>
            <w:sz w:val="20"/>
          </w:rPr>
          <w:delText>Consultant</w:delText>
        </w:r>
      </w:del>
      <w:ins w:id="89" w:author="Vraa, Ryan D" w:date="2026-03-03T10:41:00Z" w16du:dateUtc="2026-03-03T16:41:00Z">
        <w:r w:rsidR="009261C6">
          <w:rPr>
            <w:rFonts w:ascii="Arial" w:hAnsi="Arial" w:cs="Arial"/>
            <w:sz w:val="20"/>
          </w:rPr>
          <w:t>Contractor</w:t>
        </w:r>
      </w:ins>
      <w:r w:rsidRPr="00E15D39">
        <w:rPr>
          <w:rFonts w:ascii="Arial" w:hAnsi="Arial" w:cs="Arial"/>
          <w:sz w:val="20"/>
        </w:rPr>
        <w:t xml:space="preserve"> for damage or liability covered by any of </w:t>
      </w:r>
      <w:del w:id="90" w:author="Vraa, Ryan D" w:date="2026-03-03T10:39:00Z" w16du:dateUtc="2026-03-03T16:39:00Z">
        <w:r w:rsidRPr="00E15D39" w:rsidDel="00E636E7">
          <w:rPr>
            <w:rFonts w:ascii="Arial" w:hAnsi="Arial" w:cs="Arial"/>
            <w:sz w:val="20"/>
          </w:rPr>
          <w:delText>Purchaser</w:delText>
        </w:r>
      </w:del>
      <w:ins w:id="91" w:author="Vraa, Ryan D" w:date="2026-03-03T10:39:00Z" w16du:dateUtc="2026-03-03T16:39:00Z">
        <w:r w:rsidR="00E636E7">
          <w:rPr>
            <w:rFonts w:ascii="Arial" w:hAnsi="Arial" w:cs="Arial"/>
            <w:sz w:val="20"/>
          </w:rPr>
          <w:t>Client</w:t>
        </w:r>
      </w:ins>
      <w:r w:rsidRPr="00E15D39">
        <w:rPr>
          <w:rFonts w:ascii="Arial" w:hAnsi="Arial" w:cs="Arial"/>
          <w:sz w:val="20"/>
        </w:rPr>
        <w:t xml:space="preserve">’s other contractor’s or consultant’s policies of insurance </w:t>
      </w:r>
      <w:r w:rsidR="00362481" w:rsidRPr="00E15D39">
        <w:rPr>
          <w:rFonts w:ascii="Arial" w:hAnsi="Arial" w:cs="Arial"/>
          <w:sz w:val="20"/>
        </w:rPr>
        <w:t xml:space="preserve">and consequential loss policies </w:t>
      </w:r>
      <w:r w:rsidRPr="00E15D39">
        <w:rPr>
          <w:rFonts w:ascii="Arial" w:hAnsi="Arial" w:cs="Arial"/>
          <w:sz w:val="20"/>
        </w:rPr>
        <w:t xml:space="preserve">and to name </w:t>
      </w:r>
      <w:del w:id="92" w:author="Vraa, Ryan D" w:date="2026-03-03T10:41:00Z" w16du:dateUtc="2026-03-03T16:41:00Z">
        <w:r w:rsidRPr="00E15D39" w:rsidDel="009261C6">
          <w:rPr>
            <w:rFonts w:ascii="Arial" w:hAnsi="Arial" w:cs="Arial"/>
            <w:sz w:val="20"/>
          </w:rPr>
          <w:delText>Consultant</w:delText>
        </w:r>
      </w:del>
      <w:ins w:id="93" w:author="Vraa, Ryan D" w:date="2026-03-03T10:41:00Z" w16du:dateUtc="2026-03-03T16:41:00Z">
        <w:r w:rsidR="009261C6">
          <w:rPr>
            <w:rFonts w:ascii="Arial" w:hAnsi="Arial" w:cs="Arial"/>
            <w:sz w:val="20"/>
          </w:rPr>
          <w:t>Contractor</w:t>
        </w:r>
      </w:ins>
      <w:r w:rsidRPr="00E15D39">
        <w:rPr>
          <w:rFonts w:ascii="Arial" w:hAnsi="Arial" w:cs="Arial"/>
          <w:sz w:val="20"/>
        </w:rPr>
        <w:t xml:space="preserve"> as an additional insured on those policies of insurance and as a beneficiary of any indemnity, in the same manner, and to the same extent, as </w:t>
      </w:r>
      <w:del w:id="94" w:author="Vraa, Ryan D" w:date="2026-03-03T10:39:00Z" w16du:dateUtc="2026-03-03T16:39:00Z">
        <w:r w:rsidRPr="00E15D39" w:rsidDel="00E636E7">
          <w:rPr>
            <w:rFonts w:ascii="Arial" w:hAnsi="Arial" w:cs="Arial"/>
            <w:sz w:val="20"/>
          </w:rPr>
          <w:delText>Purchaser</w:delText>
        </w:r>
      </w:del>
      <w:ins w:id="95" w:author="Vraa, Ryan D" w:date="2026-03-03T10:39:00Z" w16du:dateUtc="2026-03-03T16:39:00Z">
        <w:r w:rsidR="00E636E7">
          <w:rPr>
            <w:rFonts w:ascii="Arial" w:hAnsi="Arial" w:cs="Arial"/>
            <w:sz w:val="20"/>
          </w:rPr>
          <w:t>Client</w:t>
        </w:r>
      </w:ins>
      <w:r w:rsidRPr="00E15D39">
        <w:rPr>
          <w:rFonts w:ascii="Arial" w:hAnsi="Arial" w:cs="Arial"/>
          <w:sz w:val="20"/>
        </w:rPr>
        <w:t>.</w:t>
      </w:r>
      <w:r w:rsidR="00E15D39" w:rsidRPr="00E15D39">
        <w:rPr>
          <w:rFonts w:ascii="Arial" w:hAnsi="Arial" w:cs="Arial"/>
          <w:sz w:val="20"/>
        </w:rPr>
        <w:t xml:space="preserve"> </w:t>
      </w:r>
      <w:r w:rsidR="00362481" w:rsidRPr="00E15D39">
        <w:rPr>
          <w:rFonts w:ascii="Arial" w:hAnsi="Arial" w:cs="Arial"/>
          <w:sz w:val="20"/>
        </w:rPr>
        <w:t>If the policies of insurance</w:t>
      </w:r>
      <w:r w:rsidR="006A4B4A" w:rsidRPr="00E15D39">
        <w:rPr>
          <w:rFonts w:ascii="Arial" w:hAnsi="Arial" w:cs="Arial"/>
          <w:sz w:val="20"/>
        </w:rPr>
        <w:t xml:space="preserve"> </w:t>
      </w:r>
      <w:r w:rsidR="00362481" w:rsidRPr="00E15D39">
        <w:rPr>
          <w:rFonts w:ascii="Arial" w:hAnsi="Arial" w:cs="Arial"/>
          <w:sz w:val="20"/>
        </w:rPr>
        <w:t xml:space="preserve">referred to in this </w:t>
      </w:r>
      <w:r w:rsidR="00E15D39" w:rsidRPr="00E15D39">
        <w:rPr>
          <w:rFonts w:ascii="Arial" w:hAnsi="Arial" w:cs="Arial"/>
          <w:sz w:val="20"/>
        </w:rPr>
        <w:t>Agreement</w:t>
      </w:r>
      <w:r w:rsidR="00362481" w:rsidRPr="00E15D39">
        <w:rPr>
          <w:rFonts w:ascii="Arial" w:hAnsi="Arial" w:cs="Arial"/>
          <w:sz w:val="20"/>
        </w:rPr>
        <w:t xml:space="preserve"> require an endorsement </w:t>
      </w:r>
      <w:r w:rsidR="00362481" w:rsidRPr="00E15D39">
        <w:rPr>
          <w:rFonts w:ascii="Arial" w:hAnsi="Arial" w:cs="Arial"/>
          <w:sz w:val="20"/>
        </w:rPr>
        <w:lastRenderedPageBreak/>
        <w:t>to provide for continued coverage</w:t>
      </w:r>
      <w:r w:rsidR="006A4B4A" w:rsidRPr="00E15D39">
        <w:rPr>
          <w:rFonts w:ascii="Arial" w:hAnsi="Arial" w:cs="Arial"/>
          <w:sz w:val="20"/>
        </w:rPr>
        <w:t xml:space="preserve"> </w:t>
      </w:r>
      <w:r w:rsidR="00362481" w:rsidRPr="00E15D39">
        <w:rPr>
          <w:rFonts w:ascii="Arial" w:hAnsi="Arial" w:cs="Arial"/>
          <w:sz w:val="20"/>
        </w:rPr>
        <w:t xml:space="preserve">where there is a waiver of subrogation, the </w:t>
      </w:r>
      <w:ins w:id="96" w:author="Vraa, Ryan D" w:date="2026-03-03T10:39:00Z" w16du:dateUtc="2026-03-03T16:39:00Z">
        <w:r w:rsidR="009261C6">
          <w:rPr>
            <w:rFonts w:ascii="Arial" w:hAnsi="Arial" w:cs="Arial"/>
            <w:sz w:val="20"/>
          </w:rPr>
          <w:t>p</w:t>
        </w:r>
      </w:ins>
      <w:del w:id="97" w:author="Vraa, Ryan D" w:date="2026-03-03T10:39:00Z" w16du:dateUtc="2026-03-03T16:39:00Z">
        <w:r w:rsidR="00362481" w:rsidRPr="00E15D39" w:rsidDel="009261C6">
          <w:rPr>
            <w:rFonts w:ascii="Arial" w:hAnsi="Arial" w:cs="Arial"/>
            <w:sz w:val="20"/>
          </w:rPr>
          <w:delText>P</w:delText>
        </w:r>
      </w:del>
      <w:r w:rsidR="00362481" w:rsidRPr="00E15D39">
        <w:rPr>
          <w:rFonts w:ascii="Arial" w:hAnsi="Arial" w:cs="Arial"/>
          <w:sz w:val="20"/>
        </w:rPr>
        <w:t>urchasers of such policies will cause them to</w:t>
      </w:r>
      <w:r w:rsidR="006A4B4A" w:rsidRPr="00E15D39">
        <w:rPr>
          <w:rFonts w:ascii="Arial" w:hAnsi="Arial" w:cs="Arial"/>
          <w:sz w:val="20"/>
        </w:rPr>
        <w:t xml:space="preserve"> </w:t>
      </w:r>
      <w:r w:rsidR="00362481" w:rsidRPr="00E15D39">
        <w:rPr>
          <w:rFonts w:ascii="Arial" w:hAnsi="Arial" w:cs="Arial"/>
          <w:sz w:val="20"/>
        </w:rPr>
        <w:t>be so endorsed</w:t>
      </w:r>
      <w:r w:rsidR="00E15D39" w:rsidRPr="00E15D39">
        <w:rPr>
          <w:rFonts w:ascii="Arial" w:hAnsi="Arial" w:cs="Arial"/>
          <w:sz w:val="20"/>
        </w:rPr>
        <w:t>.</w:t>
      </w:r>
    </w:p>
    <w:p w14:paraId="10D5DC4C" w14:textId="77777777" w:rsidR="00F0527B" w:rsidRPr="008D12A7" w:rsidRDefault="00F0527B" w:rsidP="008D12A7">
      <w:pPr>
        <w:rPr>
          <w:rFonts w:ascii="Arial" w:hAnsi="Arial" w:cs="Arial"/>
          <w:sz w:val="20"/>
        </w:rPr>
      </w:pPr>
    </w:p>
    <w:p w14:paraId="7B021D72" w14:textId="105BA2D7" w:rsidR="007E3CFC" w:rsidRDefault="007E3CFC" w:rsidP="007528EA">
      <w:pPr>
        <w:pStyle w:val="ListParagraph"/>
        <w:numPr>
          <w:ilvl w:val="0"/>
          <w:numId w:val="9"/>
        </w:numPr>
        <w:rPr>
          <w:rFonts w:ascii="Arial" w:hAnsi="Arial" w:cs="Arial"/>
          <w:sz w:val="20"/>
        </w:rPr>
      </w:pPr>
      <w:r w:rsidRPr="00580C13">
        <w:rPr>
          <w:rFonts w:ascii="Arial" w:hAnsi="Arial" w:cs="Arial"/>
          <w:sz w:val="20"/>
          <w:highlight w:val="yellow"/>
        </w:rPr>
        <w:t xml:space="preserve">ARTICLE </w:t>
      </w:r>
      <w:r w:rsidR="005C4B15" w:rsidRPr="00580C13">
        <w:rPr>
          <w:rFonts w:ascii="Arial" w:hAnsi="Arial" w:cs="Arial"/>
          <w:sz w:val="20"/>
          <w:highlight w:val="yellow"/>
        </w:rPr>
        <w:t>X</w:t>
      </w:r>
      <w:r w:rsidR="005C4B15">
        <w:rPr>
          <w:rFonts w:ascii="Arial" w:hAnsi="Arial" w:cs="Arial"/>
          <w:sz w:val="20"/>
        </w:rPr>
        <w:t xml:space="preserve"> </w:t>
      </w:r>
      <w:r>
        <w:rPr>
          <w:rFonts w:ascii="Arial" w:hAnsi="Arial" w:cs="Arial"/>
          <w:sz w:val="20"/>
        </w:rPr>
        <w:t xml:space="preserve">in the Agreement will be </w:t>
      </w:r>
      <w:r w:rsidR="00B94FE1">
        <w:rPr>
          <w:rFonts w:ascii="Arial" w:hAnsi="Arial" w:cs="Arial"/>
          <w:sz w:val="20"/>
        </w:rPr>
        <w:t xml:space="preserve">replaced </w:t>
      </w:r>
      <w:r>
        <w:rPr>
          <w:rFonts w:ascii="Arial" w:hAnsi="Arial" w:cs="Arial"/>
          <w:sz w:val="20"/>
        </w:rPr>
        <w:t>in its entirety and replaced with the below</w:t>
      </w:r>
      <w:r w:rsidR="00320AAC">
        <w:rPr>
          <w:rFonts w:ascii="Arial" w:hAnsi="Arial" w:cs="Arial"/>
          <w:sz w:val="20"/>
        </w:rPr>
        <w:t>:</w:t>
      </w:r>
    </w:p>
    <w:p w14:paraId="6557FB5D" w14:textId="16D10ED3" w:rsidR="00AC2095" w:rsidRPr="00193238" w:rsidRDefault="00AC2095" w:rsidP="007528EA">
      <w:pPr>
        <w:pStyle w:val="ListParagraph"/>
        <w:numPr>
          <w:ilvl w:val="1"/>
          <w:numId w:val="9"/>
        </w:numPr>
        <w:spacing w:after="0"/>
        <w:rPr>
          <w:rFonts w:ascii="Arial" w:hAnsi="Arial" w:cs="Arial"/>
          <w:sz w:val="20"/>
          <w:szCs w:val="20"/>
        </w:rPr>
      </w:pPr>
      <w:r w:rsidRPr="00CC2D65">
        <w:rPr>
          <w:rFonts w:ascii="Arial" w:hAnsi="Arial" w:cs="Arial"/>
          <w:sz w:val="20"/>
        </w:rPr>
        <w:t>C</w:t>
      </w:r>
      <w:r>
        <w:rPr>
          <w:rFonts w:ascii="Arial" w:hAnsi="Arial" w:cs="Arial"/>
          <w:sz w:val="20"/>
        </w:rPr>
        <w:t>onsultant</w:t>
      </w:r>
      <w:r w:rsidRPr="00AC2095">
        <w:rPr>
          <w:rFonts w:ascii="Arial" w:hAnsi="Arial" w:cs="Arial"/>
          <w:kern w:val="16"/>
          <w:sz w:val="20"/>
          <w:szCs w:val="20"/>
        </w:rPr>
        <w:t xml:space="preserve"> </w:t>
      </w:r>
      <w:r>
        <w:rPr>
          <w:rFonts w:ascii="Arial" w:hAnsi="Arial" w:cs="Arial"/>
          <w:kern w:val="16"/>
          <w:sz w:val="20"/>
          <w:szCs w:val="20"/>
        </w:rPr>
        <w:t>represents</w:t>
      </w:r>
      <w:r w:rsidRPr="00AC2095">
        <w:rPr>
          <w:rFonts w:ascii="Arial" w:hAnsi="Arial" w:cs="Arial"/>
          <w:kern w:val="16"/>
          <w:sz w:val="20"/>
          <w:szCs w:val="20"/>
        </w:rPr>
        <w:t xml:space="preserve"> to </w:t>
      </w:r>
      <w:del w:id="98" w:author="Vraa, Ryan D" w:date="2026-03-03T10:39:00Z" w16du:dateUtc="2026-03-03T16:39:00Z">
        <w:r w:rsidDel="009261C6">
          <w:rPr>
            <w:rFonts w:ascii="Arial" w:hAnsi="Arial" w:cs="Arial"/>
            <w:kern w:val="16"/>
            <w:sz w:val="20"/>
          </w:rPr>
          <w:delText>Purchaser</w:delText>
        </w:r>
      </w:del>
      <w:ins w:id="99" w:author="Vraa, Ryan D" w:date="2026-03-03T10:39:00Z" w16du:dateUtc="2026-03-03T16:39:00Z">
        <w:r w:rsidR="009261C6">
          <w:rPr>
            <w:rFonts w:ascii="Arial" w:hAnsi="Arial" w:cs="Arial"/>
            <w:kern w:val="16"/>
            <w:sz w:val="20"/>
          </w:rPr>
          <w:t>Client</w:t>
        </w:r>
      </w:ins>
      <w:r w:rsidRPr="00051827">
        <w:rPr>
          <w:rFonts w:ascii="Arial" w:hAnsi="Arial" w:cs="Arial"/>
          <w:kern w:val="16"/>
          <w:sz w:val="20"/>
        </w:rPr>
        <w:t xml:space="preserve"> </w:t>
      </w:r>
      <w:r w:rsidRPr="00AC2095">
        <w:rPr>
          <w:rFonts w:ascii="Arial" w:hAnsi="Arial" w:cs="Arial"/>
          <w:kern w:val="16"/>
          <w:sz w:val="20"/>
          <w:szCs w:val="20"/>
        </w:rPr>
        <w:t xml:space="preserve">that the </w:t>
      </w:r>
      <w:r w:rsidR="00AA4A1E">
        <w:rPr>
          <w:rFonts w:ascii="Arial" w:hAnsi="Arial" w:cs="Arial"/>
          <w:kern w:val="16"/>
          <w:sz w:val="20"/>
        </w:rPr>
        <w:t>Integration</w:t>
      </w:r>
      <w:r w:rsidR="00AA4A1E">
        <w:rPr>
          <w:rFonts w:ascii="Arial" w:hAnsi="Arial" w:cs="Arial"/>
          <w:kern w:val="16"/>
          <w:sz w:val="20"/>
          <w:szCs w:val="20"/>
        </w:rPr>
        <w:t xml:space="preserve"> </w:t>
      </w:r>
      <w:r w:rsidR="00C17D1E">
        <w:rPr>
          <w:rFonts w:ascii="Arial" w:hAnsi="Arial" w:cs="Arial"/>
          <w:kern w:val="16"/>
          <w:sz w:val="20"/>
          <w:szCs w:val="20"/>
        </w:rPr>
        <w:t>S</w:t>
      </w:r>
      <w:r w:rsidRPr="00AC2095">
        <w:rPr>
          <w:rFonts w:ascii="Arial" w:hAnsi="Arial" w:cs="Arial"/>
          <w:kern w:val="16"/>
          <w:sz w:val="20"/>
          <w:szCs w:val="20"/>
        </w:rPr>
        <w:t>ervices required by this Agreement shall be of good quality, in conformance with this Agreement</w:t>
      </w:r>
      <w:r w:rsidR="00D364EF">
        <w:rPr>
          <w:rFonts w:ascii="Arial" w:hAnsi="Arial" w:cs="Arial"/>
          <w:kern w:val="16"/>
          <w:sz w:val="20"/>
          <w:szCs w:val="20"/>
        </w:rPr>
        <w:t>,</w:t>
      </w:r>
      <w:r w:rsidRPr="00AC2095">
        <w:rPr>
          <w:rFonts w:ascii="Arial" w:hAnsi="Arial" w:cs="Arial"/>
          <w:kern w:val="16"/>
          <w:sz w:val="20"/>
          <w:szCs w:val="20"/>
        </w:rPr>
        <w:t xml:space="preserve"> and free of defects in materials and workmanship.  </w:t>
      </w:r>
      <w:r w:rsidR="00F166C4" w:rsidRPr="00AB768B">
        <w:rPr>
          <w:rFonts w:ascii="Arial" w:hAnsi="Arial" w:cs="Arial"/>
          <w:snapToGrid w:val="0"/>
          <w:sz w:val="20"/>
          <w:szCs w:val="20"/>
        </w:rPr>
        <w:t xml:space="preserve">If </w:t>
      </w:r>
      <w:r w:rsidR="00AB768B" w:rsidRPr="00AB768B">
        <w:rPr>
          <w:rFonts w:ascii="Arial" w:hAnsi="Arial" w:cs="Arial"/>
          <w:kern w:val="16"/>
          <w:sz w:val="20"/>
          <w:szCs w:val="20"/>
        </w:rPr>
        <w:t xml:space="preserve">Consultant </w:t>
      </w:r>
      <w:r w:rsidR="00F166C4" w:rsidRPr="00AB768B">
        <w:rPr>
          <w:rFonts w:ascii="Arial" w:hAnsi="Arial" w:cs="Arial"/>
          <w:snapToGrid w:val="0"/>
          <w:sz w:val="20"/>
          <w:szCs w:val="20"/>
        </w:rPr>
        <w:t xml:space="preserve">fails to meet the foregoing, </w:t>
      </w:r>
      <w:r w:rsidR="00AB768B" w:rsidRPr="00AB768B">
        <w:rPr>
          <w:rFonts w:ascii="Arial" w:hAnsi="Arial" w:cs="Arial"/>
          <w:kern w:val="16"/>
          <w:sz w:val="20"/>
          <w:szCs w:val="20"/>
        </w:rPr>
        <w:t xml:space="preserve">Consultant </w:t>
      </w:r>
      <w:r w:rsidR="00F166C4" w:rsidRPr="00AB768B">
        <w:rPr>
          <w:rFonts w:ascii="Arial" w:hAnsi="Arial" w:cs="Arial"/>
          <w:snapToGrid w:val="0"/>
          <w:sz w:val="20"/>
          <w:szCs w:val="20"/>
        </w:rPr>
        <w:t xml:space="preserve">will </w:t>
      </w:r>
      <w:r w:rsidR="00FC7BFE" w:rsidRPr="00AB768B">
        <w:rPr>
          <w:rFonts w:ascii="Arial" w:hAnsi="Arial" w:cs="Arial"/>
          <w:snapToGrid w:val="0"/>
          <w:sz w:val="20"/>
          <w:szCs w:val="20"/>
        </w:rPr>
        <w:t>reperform</w:t>
      </w:r>
      <w:r w:rsidR="00F166C4" w:rsidRPr="00AB768B">
        <w:rPr>
          <w:rFonts w:ascii="Arial" w:hAnsi="Arial" w:cs="Arial"/>
          <w:snapToGrid w:val="0"/>
          <w:sz w:val="20"/>
          <w:szCs w:val="20"/>
        </w:rPr>
        <w:t xml:space="preserve"> at its own cost, the </w:t>
      </w:r>
      <w:r w:rsidR="00AA4A1E">
        <w:rPr>
          <w:rFonts w:ascii="Arial" w:hAnsi="Arial" w:cs="Arial"/>
          <w:kern w:val="16"/>
          <w:sz w:val="20"/>
        </w:rPr>
        <w:t>Integration</w:t>
      </w:r>
      <w:r w:rsidR="00AA4A1E">
        <w:rPr>
          <w:rFonts w:ascii="Arial" w:hAnsi="Arial" w:cs="Arial"/>
          <w:snapToGrid w:val="0"/>
          <w:sz w:val="20"/>
          <w:szCs w:val="20"/>
        </w:rPr>
        <w:t xml:space="preserve"> </w:t>
      </w:r>
      <w:r w:rsidR="00C17D1E">
        <w:rPr>
          <w:rFonts w:ascii="Arial" w:hAnsi="Arial" w:cs="Arial"/>
          <w:snapToGrid w:val="0"/>
          <w:sz w:val="20"/>
          <w:szCs w:val="20"/>
        </w:rPr>
        <w:t>S</w:t>
      </w:r>
      <w:r w:rsidR="00F166C4" w:rsidRPr="00AB768B">
        <w:rPr>
          <w:rFonts w:ascii="Arial" w:hAnsi="Arial" w:cs="Arial"/>
          <w:snapToGrid w:val="0"/>
          <w:sz w:val="20"/>
          <w:szCs w:val="20"/>
        </w:rPr>
        <w:t>ervice</w:t>
      </w:r>
      <w:r w:rsidR="008444B7">
        <w:rPr>
          <w:rFonts w:ascii="Arial" w:hAnsi="Arial" w:cs="Arial"/>
          <w:snapToGrid w:val="0"/>
          <w:sz w:val="20"/>
          <w:szCs w:val="20"/>
        </w:rPr>
        <w:t>s</w:t>
      </w:r>
      <w:r w:rsidR="00F166C4" w:rsidRPr="00AB768B">
        <w:rPr>
          <w:rFonts w:ascii="Arial" w:hAnsi="Arial" w:cs="Arial"/>
          <w:snapToGrid w:val="0"/>
          <w:sz w:val="20"/>
          <w:szCs w:val="20"/>
        </w:rPr>
        <w:t xml:space="preserve"> necessary to correct errors and omissions </w:t>
      </w:r>
      <w:r w:rsidR="006C7F46">
        <w:rPr>
          <w:rFonts w:ascii="Arial" w:hAnsi="Arial" w:cs="Arial"/>
          <w:snapToGrid w:val="0"/>
          <w:sz w:val="20"/>
          <w:szCs w:val="20"/>
        </w:rPr>
        <w:t xml:space="preserve">which are </w:t>
      </w:r>
      <w:r w:rsidR="00F166C4" w:rsidRPr="00AB768B">
        <w:rPr>
          <w:rFonts w:ascii="Arial" w:hAnsi="Arial" w:cs="Arial"/>
          <w:snapToGrid w:val="0"/>
          <w:sz w:val="20"/>
          <w:szCs w:val="20"/>
        </w:rPr>
        <w:t xml:space="preserve">reported to </w:t>
      </w:r>
      <w:proofErr w:type="gramStart"/>
      <w:r w:rsidR="00AB768B" w:rsidRPr="00AB768B">
        <w:rPr>
          <w:rFonts w:ascii="Arial" w:hAnsi="Arial" w:cs="Arial"/>
          <w:kern w:val="16"/>
          <w:sz w:val="20"/>
          <w:szCs w:val="20"/>
        </w:rPr>
        <w:t>Consultant</w:t>
      </w:r>
      <w:proofErr w:type="gramEnd"/>
      <w:r w:rsidR="00AB768B" w:rsidRPr="00AB768B">
        <w:rPr>
          <w:rFonts w:ascii="Arial" w:hAnsi="Arial" w:cs="Arial"/>
          <w:kern w:val="16"/>
          <w:sz w:val="20"/>
          <w:szCs w:val="20"/>
        </w:rPr>
        <w:t xml:space="preserve"> </w:t>
      </w:r>
      <w:r w:rsidR="00F166C4" w:rsidRPr="00AB768B">
        <w:rPr>
          <w:rFonts w:ascii="Arial" w:hAnsi="Arial" w:cs="Arial"/>
          <w:snapToGrid w:val="0"/>
          <w:sz w:val="20"/>
          <w:szCs w:val="20"/>
        </w:rPr>
        <w:t xml:space="preserve">in writing within one </w:t>
      </w:r>
      <w:r w:rsidR="00AB768B" w:rsidRPr="00AB768B">
        <w:rPr>
          <w:rFonts w:ascii="Arial" w:hAnsi="Arial" w:cs="Arial"/>
          <w:snapToGrid w:val="0"/>
          <w:sz w:val="20"/>
          <w:szCs w:val="20"/>
        </w:rPr>
        <w:t xml:space="preserve">(1) </w:t>
      </w:r>
      <w:r w:rsidR="00F166C4" w:rsidRPr="00AB768B">
        <w:rPr>
          <w:rFonts w:ascii="Arial" w:hAnsi="Arial" w:cs="Arial"/>
          <w:snapToGrid w:val="0"/>
          <w:sz w:val="20"/>
          <w:szCs w:val="20"/>
        </w:rPr>
        <w:t xml:space="preserve">year from </w:t>
      </w:r>
      <w:r w:rsidR="009E0165">
        <w:rPr>
          <w:rFonts w:ascii="Arial" w:hAnsi="Arial" w:cs="Arial"/>
          <w:sz w:val="20"/>
          <w:szCs w:val="20"/>
        </w:rPr>
        <w:t>c</w:t>
      </w:r>
      <w:r w:rsidR="000D2D2C" w:rsidRPr="00193238">
        <w:rPr>
          <w:rFonts w:ascii="Arial" w:hAnsi="Arial" w:cs="Arial"/>
          <w:sz w:val="20"/>
          <w:szCs w:val="20"/>
        </w:rPr>
        <w:t xml:space="preserve">ompletion </w:t>
      </w:r>
      <w:r w:rsidR="00F166C4" w:rsidRPr="00AB768B">
        <w:rPr>
          <w:rFonts w:ascii="Arial" w:hAnsi="Arial" w:cs="Arial"/>
          <w:snapToGrid w:val="0"/>
          <w:sz w:val="20"/>
          <w:szCs w:val="20"/>
        </w:rPr>
        <w:t xml:space="preserve">of </w:t>
      </w:r>
      <w:r w:rsidR="00AB768B" w:rsidRPr="00AB768B">
        <w:rPr>
          <w:rFonts w:ascii="Arial" w:hAnsi="Arial" w:cs="Arial"/>
          <w:kern w:val="16"/>
          <w:sz w:val="20"/>
          <w:szCs w:val="20"/>
        </w:rPr>
        <w:t>Consultant</w:t>
      </w:r>
      <w:r w:rsidR="00AB768B" w:rsidRPr="00AB768B">
        <w:rPr>
          <w:rFonts w:ascii="Arial" w:hAnsi="Arial" w:cs="Arial"/>
          <w:snapToGrid w:val="0"/>
          <w:sz w:val="20"/>
          <w:szCs w:val="20"/>
        </w:rPr>
        <w:t xml:space="preserve">’s </w:t>
      </w:r>
      <w:r w:rsidR="00AA4A1E">
        <w:rPr>
          <w:rFonts w:ascii="Arial" w:hAnsi="Arial" w:cs="Arial"/>
          <w:kern w:val="16"/>
          <w:sz w:val="20"/>
        </w:rPr>
        <w:t>Integration</w:t>
      </w:r>
      <w:r w:rsidR="00AA4A1E">
        <w:rPr>
          <w:rFonts w:ascii="Arial" w:hAnsi="Arial" w:cs="Arial"/>
          <w:kern w:val="16"/>
          <w:sz w:val="20"/>
          <w:szCs w:val="20"/>
        </w:rPr>
        <w:t xml:space="preserve"> </w:t>
      </w:r>
      <w:r w:rsidR="00C17D1E">
        <w:rPr>
          <w:rFonts w:ascii="Arial" w:hAnsi="Arial" w:cs="Arial"/>
          <w:kern w:val="16"/>
          <w:sz w:val="20"/>
          <w:szCs w:val="20"/>
        </w:rPr>
        <w:t>S</w:t>
      </w:r>
      <w:r w:rsidR="008444B7" w:rsidRPr="00AC2095">
        <w:rPr>
          <w:rFonts w:ascii="Arial" w:hAnsi="Arial" w:cs="Arial"/>
          <w:kern w:val="16"/>
          <w:sz w:val="20"/>
          <w:szCs w:val="20"/>
        </w:rPr>
        <w:t>ervices</w:t>
      </w:r>
      <w:r w:rsidR="00021004" w:rsidRPr="00AB768B">
        <w:rPr>
          <w:rFonts w:ascii="Arial" w:hAnsi="Arial" w:cs="Arial"/>
          <w:snapToGrid w:val="0"/>
          <w:sz w:val="20"/>
          <w:szCs w:val="20"/>
        </w:rPr>
        <w:t xml:space="preserve">. </w:t>
      </w:r>
    </w:p>
    <w:p w14:paraId="4C4CEF1A" w14:textId="0337200B" w:rsidR="00193238" w:rsidRPr="00157232" w:rsidRDefault="00021004" w:rsidP="007528EA">
      <w:pPr>
        <w:pStyle w:val="ListParagraph"/>
        <w:numPr>
          <w:ilvl w:val="1"/>
          <w:numId w:val="9"/>
        </w:numPr>
        <w:spacing w:after="0"/>
        <w:rPr>
          <w:rFonts w:ascii="Arial" w:hAnsi="Arial" w:cs="Arial"/>
          <w:b/>
          <w:bCs/>
          <w:sz w:val="20"/>
          <w:szCs w:val="20"/>
        </w:rPr>
      </w:pPr>
      <w:r w:rsidRPr="00157232">
        <w:rPr>
          <w:rFonts w:ascii="Arial" w:hAnsi="Arial" w:cs="Arial"/>
          <w:b/>
          <w:bCs/>
          <w:sz w:val="20"/>
        </w:rPr>
        <w:t>N</w:t>
      </w:r>
      <w:r w:rsidR="00580C13" w:rsidRPr="00157232">
        <w:rPr>
          <w:rFonts w:ascii="Arial" w:hAnsi="Arial" w:cs="Arial"/>
          <w:b/>
          <w:bCs/>
          <w:sz w:val="20"/>
        </w:rPr>
        <w:t>otwithstanding, Consultant’s obligation</w:t>
      </w:r>
      <w:r w:rsidR="00157232" w:rsidRPr="00157232">
        <w:rPr>
          <w:rFonts w:ascii="Arial" w:hAnsi="Arial" w:cs="Arial"/>
          <w:b/>
          <w:bCs/>
          <w:sz w:val="20"/>
        </w:rPr>
        <w:t xml:space="preserve"> to re-perform the Integration Services shall be Consultant’s sole obligation and </w:t>
      </w:r>
      <w:del w:id="100" w:author="Vraa, Ryan D" w:date="2026-03-03T10:39:00Z" w16du:dateUtc="2026-03-03T16:39:00Z">
        <w:r w:rsidR="00157232" w:rsidRPr="00157232" w:rsidDel="009261C6">
          <w:rPr>
            <w:rFonts w:ascii="Arial" w:hAnsi="Arial" w:cs="Arial"/>
            <w:b/>
            <w:bCs/>
            <w:sz w:val="20"/>
          </w:rPr>
          <w:delText>Purchaser</w:delText>
        </w:r>
      </w:del>
      <w:ins w:id="101" w:author="Vraa, Ryan D" w:date="2026-03-03T10:39:00Z" w16du:dateUtc="2026-03-03T16:39:00Z">
        <w:r w:rsidR="009261C6">
          <w:rPr>
            <w:rFonts w:ascii="Arial" w:hAnsi="Arial" w:cs="Arial"/>
            <w:b/>
            <w:bCs/>
            <w:sz w:val="20"/>
          </w:rPr>
          <w:t>Client</w:t>
        </w:r>
      </w:ins>
      <w:r w:rsidR="00157232" w:rsidRPr="00157232">
        <w:rPr>
          <w:rFonts w:ascii="Arial" w:hAnsi="Arial" w:cs="Arial"/>
          <w:b/>
          <w:bCs/>
          <w:sz w:val="20"/>
        </w:rPr>
        <w:t xml:space="preserve">’s sole and exclusive remedy against </w:t>
      </w:r>
      <w:proofErr w:type="gramStart"/>
      <w:r w:rsidR="00157232" w:rsidRPr="00157232">
        <w:rPr>
          <w:rFonts w:ascii="Arial" w:hAnsi="Arial" w:cs="Arial"/>
          <w:b/>
          <w:bCs/>
          <w:sz w:val="20"/>
        </w:rPr>
        <w:t>Consultant</w:t>
      </w:r>
      <w:proofErr w:type="gramEnd"/>
      <w:r w:rsidR="00157232" w:rsidRPr="00157232">
        <w:rPr>
          <w:rFonts w:ascii="Arial" w:hAnsi="Arial" w:cs="Arial"/>
          <w:b/>
          <w:bCs/>
          <w:sz w:val="20"/>
        </w:rPr>
        <w:t xml:space="preserve"> concerning the Integration Services. Consultant hereby disclaims all other warranties, expressed or implied, including but not limited to warranties of fitness for a particular purpose, and warranties of merchantability or regarding any commissioning or integration documentation, specification, or other work product or instrument of service. Consultant’s warranties exclude normal wear and tear, work performed by others, operation and/or maintenance contrary to the manufacturer’s recommendations, abuse or misuse.  </w:t>
      </w:r>
    </w:p>
    <w:p w14:paraId="1FE99444" w14:textId="77777777" w:rsidR="008C0D12" w:rsidRPr="0043009E" w:rsidRDefault="008C0D12" w:rsidP="0043009E">
      <w:pPr>
        <w:rPr>
          <w:rFonts w:ascii="Arial" w:hAnsi="Arial" w:cs="Arial"/>
          <w:sz w:val="20"/>
        </w:rPr>
      </w:pPr>
    </w:p>
    <w:p w14:paraId="3451AAD2" w14:textId="3D28A964" w:rsidR="00F166C4" w:rsidRPr="00E34E7E" w:rsidRDefault="00AB768B" w:rsidP="007528EA">
      <w:pPr>
        <w:pStyle w:val="ListParagraph"/>
        <w:numPr>
          <w:ilvl w:val="0"/>
          <w:numId w:val="9"/>
        </w:numPr>
        <w:spacing w:after="0"/>
        <w:rPr>
          <w:rFonts w:ascii="Arial" w:hAnsi="Arial" w:cs="Arial"/>
          <w:sz w:val="20"/>
          <w:szCs w:val="20"/>
        </w:rPr>
      </w:pPr>
      <w:del w:id="102" w:author="Vraa, Ryan D" w:date="2026-03-03T10:39:00Z" w16du:dateUtc="2026-03-03T16:39:00Z">
        <w:r w:rsidRPr="00AB768B" w:rsidDel="009261C6">
          <w:rPr>
            <w:rFonts w:ascii="Arial" w:hAnsi="Arial" w:cs="Arial"/>
            <w:kern w:val="16"/>
            <w:sz w:val="20"/>
            <w:szCs w:val="20"/>
          </w:rPr>
          <w:delText>Purchaser</w:delText>
        </w:r>
      </w:del>
      <w:ins w:id="103" w:author="Vraa, Ryan D" w:date="2026-03-03T10:39:00Z" w16du:dateUtc="2026-03-03T16:39:00Z">
        <w:r w:rsidR="009261C6">
          <w:rPr>
            <w:rFonts w:ascii="Arial" w:hAnsi="Arial" w:cs="Arial"/>
            <w:kern w:val="16"/>
            <w:sz w:val="20"/>
            <w:szCs w:val="20"/>
          </w:rPr>
          <w:t>Client</w:t>
        </w:r>
      </w:ins>
      <w:r w:rsidRPr="00AB768B">
        <w:rPr>
          <w:rFonts w:ascii="Arial" w:hAnsi="Arial" w:cs="Arial"/>
          <w:snapToGrid w:val="0"/>
          <w:sz w:val="20"/>
          <w:szCs w:val="20"/>
        </w:rPr>
        <w:t xml:space="preserve"> </w:t>
      </w:r>
      <w:r w:rsidR="00F166C4" w:rsidRPr="00AB768B">
        <w:rPr>
          <w:rFonts w:ascii="Arial" w:hAnsi="Arial" w:cs="Arial"/>
          <w:snapToGrid w:val="0"/>
          <w:sz w:val="20"/>
          <w:szCs w:val="20"/>
        </w:rPr>
        <w:t xml:space="preserve">shall disclose to </w:t>
      </w:r>
      <w:proofErr w:type="gramStart"/>
      <w:r w:rsidRPr="00AB768B">
        <w:rPr>
          <w:rFonts w:ascii="Arial" w:hAnsi="Arial" w:cs="Arial"/>
          <w:kern w:val="16"/>
          <w:sz w:val="20"/>
          <w:szCs w:val="20"/>
        </w:rPr>
        <w:t>Consultant</w:t>
      </w:r>
      <w:proofErr w:type="gramEnd"/>
      <w:r w:rsidRPr="00AB768B">
        <w:rPr>
          <w:rFonts w:ascii="Arial" w:hAnsi="Arial" w:cs="Arial"/>
          <w:kern w:val="16"/>
          <w:sz w:val="20"/>
          <w:szCs w:val="20"/>
        </w:rPr>
        <w:t xml:space="preserve"> </w:t>
      </w:r>
      <w:r w:rsidR="00F166C4" w:rsidRPr="00AB768B">
        <w:rPr>
          <w:rFonts w:ascii="Arial" w:hAnsi="Arial" w:cs="Arial"/>
          <w:snapToGrid w:val="0"/>
          <w:sz w:val="20"/>
          <w:szCs w:val="20"/>
        </w:rPr>
        <w:t xml:space="preserve">the location and types of any known or suspected toxic, hazardous, or chemical materials or </w:t>
      </w:r>
      <w:proofErr w:type="gramStart"/>
      <w:r w:rsidR="00F166C4" w:rsidRPr="00AB768B">
        <w:rPr>
          <w:rFonts w:ascii="Arial" w:hAnsi="Arial" w:cs="Arial"/>
          <w:snapToGrid w:val="0"/>
          <w:sz w:val="20"/>
          <w:szCs w:val="20"/>
        </w:rPr>
        <w:t>wastes</w:t>
      </w:r>
      <w:proofErr w:type="gramEnd"/>
      <w:r w:rsidR="00F166C4" w:rsidRPr="00AB768B">
        <w:rPr>
          <w:rFonts w:ascii="Arial" w:hAnsi="Arial" w:cs="Arial"/>
          <w:snapToGrid w:val="0"/>
          <w:sz w:val="20"/>
          <w:szCs w:val="20"/>
        </w:rPr>
        <w:t xml:space="preserve"> existing on or near the premises upon which work is to be performed by </w:t>
      </w:r>
      <w:r w:rsidRPr="00AB768B">
        <w:rPr>
          <w:rFonts w:ascii="Arial" w:hAnsi="Arial" w:cs="Arial"/>
          <w:kern w:val="16"/>
          <w:sz w:val="20"/>
          <w:szCs w:val="20"/>
        </w:rPr>
        <w:t>Consultant</w:t>
      </w:r>
      <w:r w:rsidR="00F166C4" w:rsidRPr="00AB768B">
        <w:rPr>
          <w:rFonts w:ascii="Arial" w:hAnsi="Arial" w:cs="Arial"/>
          <w:snapToGrid w:val="0"/>
          <w:sz w:val="20"/>
          <w:szCs w:val="20"/>
        </w:rPr>
        <w:t xml:space="preserve">'s employees or subcontractors.  </w:t>
      </w:r>
      <w:r w:rsidR="00F532B5" w:rsidRPr="00F532B5">
        <w:rPr>
          <w:rFonts w:ascii="Arial" w:hAnsi="Arial" w:cs="Arial"/>
          <w:snapToGrid w:val="0"/>
          <w:sz w:val="20"/>
          <w:szCs w:val="20"/>
        </w:rPr>
        <w:t xml:space="preserve">If hazardous materials are present or encountered, </w:t>
      </w:r>
      <w:del w:id="104" w:author="Vraa, Ryan D" w:date="2026-03-03T10:39:00Z" w16du:dateUtc="2026-03-03T16:39:00Z">
        <w:r w:rsidR="00F532B5" w:rsidRPr="00AB768B" w:rsidDel="009261C6">
          <w:rPr>
            <w:rFonts w:ascii="Arial" w:hAnsi="Arial" w:cs="Arial"/>
            <w:kern w:val="16"/>
            <w:sz w:val="20"/>
            <w:szCs w:val="20"/>
          </w:rPr>
          <w:delText>Purchaser</w:delText>
        </w:r>
      </w:del>
      <w:ins w:id="105" w:author="Vraa, Ryan D" w:date="2026-03-03T10:39:00Z" w16du:dateUtc="2026-03-03T16:39:00Z">
        <w:r w:rsidR="009261C6">
          <w:rPr>
            <w:rFonts w:ascii="Arial" w:hAnsi="Arial" w:cs="Arial"/>
            <w:kern w:val="16"/>
            <w:sz w:val="20"/>
            <w:szCs w:val="20"/>
          </w:rPr>
          <w:t>Client</w:t>
        </w:r>
      </w:ins>
      <w:r w:rsidR="00F532B5" w:rsidRPr="00AB768B">
        <w:rPr>
          <w:rFonts w:ascii="Arial" w:hAnsi="Arial" w:cs="Arial"/>
          <w:snapToGrid w:val="0"/>
          <w:sz w:val="20"/>
          <w:szCs w:val="20"/>
        </w:rPr>
        <w:t xml:space="preserve"> </w:t>
      </w:r>
      <w:r w:rsidR="00F532B5" w:rsidRPr="00F532B5">
        <w:rPr>
          <w:rFonts w:ascii="Arial" w:hAnsi="Arial" w:cs="Arial"/>
          <w:snapToGrid w:val="0"/>
          <w:sz w:val="20"/>
          <w:szCs w:val="20"/>
        </w:rPr>
        <w:t xml:space="preserve">shall provide means for removal of hazardous materials. </w:t>
      </w:r>
      <w:r w:rsidR="00F532B5" w:rsidRPr="00AB768B">
        <w:rPr>
          <w:rFonts w:ascii="Arial" w:hAnsi="Arial" w:cs="Arial"/>
          <w:kern w:val="16"/>
          <w:sz w:val="20"/>
          <w:szCs w:val="20"/>
        </w:rPr>
        <w:t xml:space="preserve">Consultant </w:t>
      </w:r>
      <w:r w:rsidR="00F532B5" w:rsidRPr="00F532B5">
        <w:rPr>
          <w:rFonts w:ascii="Arial" w:hAnsi="Arial" w:cs="Arial"/>
          <w:snapToGrid w:val="0"/>
          <w:sz w:val="20"/>
          <w:szCs w:val="20"/>
        </w:rPr>
        <w:t xml:space="preserve">is not responsible for any conditions existing at or near the site prior to performance of the services by </w:t>
      </w:r>
      <w:r w:rsidR="00F532B5" w:rsidRPr="00AB768B">
        <w:rPr>
          <w:rFonts w:ascii="Arial" w:hAnsi="Arial" w:cs="Arial"/>
          <w:kern w:val="16"/>
          <w:sz w:val="20"/>
          <w:szCs w:val="20"/>
        </w:rPr>
        <w:t>Consultant</w:t>
      </w:r>
      <w:r w:rsidR="00F532B5" w:rsidRPr="00F532B5">
        <w:rPr>
          <w:rFonts w:ascii="Arial" w:hAnsi="Arial" w:cs="Arial"/>
          <w:snapToGrid w:val="0"/>
          <w:sz w:val="20"/>
          <w:szCs w:val="20"/>
        </w:rPr>
        <w:t xml:space="preserve">’s employees or subcontractors and is not responsible for the transportation or disposal of, or title to, or the risk of loss associated with, the hazardous substances or other waste. </w:t>
      </w:r>
      <w:r w:rsidR="00F166C4" w:rsidRPr="00AB768B">
        <w:rPr>
          <w:rFonts w:ascii="Arial" w:hAnsi="Arial" w:cs="Arial"/>
          <w:snapToGrid w:val="0"/>
          <w:sz w:val="20"/>
          <w:szCs w:val="20"/>
        </w:rPr>
        <w:t xml:space="preserve">If any hazardous wastes not identified by </w:t>
      </w:r>
      <w:del w:id="106" w:author="Vraa, Ryan D" w:date="2026-03-03T10:39:00Z" w16du:dateUtc="2026-03-03T16:39:00Z">
        <w:r w:rsidRPr="00AB768B" w:rsidDel="009261C6">
          <w:rPr>
            <w:rFonts w:ascii="Arial" w:hAnsi="Arial" w:cs="Arial"/>
            <w:kern w:val="16"/>
            <w:sz w:val="20"/>
            <w:szCs w:val="20"/>
          </w:rPr>
          <w:delText>Purchaser</w:delText>
        </w:r>
      </w:del>
      <w:ins w:id="107" w:author="Vraa, Ryan D" w:date="2026-03-03T10:39:00Z" w16du:dateUtc="2026-03-03T16:39:00Z">
        <w:r w:rsidR="009261C6">
          <w:rPr>
            <w:rFonts w:ascii="Arial" w:hAnsi="Arial" w:cs="Arial"/>
            <w:kern w:val="16"/>
            <w:sz w:val="20"/>
            <w:szCs w:val="20"/>
          </w:rPr>
          <w:t>Client</w:t>
        </w:r>
      </w:ins>
      <w:r w:rsidRPr="00AB768B">
        <w:rPr>
          <w:rFonts w:ascii="Arial" w:hAnsi="Arial" w:cs="Arial"/>
          <w:snapToGrid w:val="0"/>
          <w:sz w:val="20"/>
          <w:szCs w:val="20"/>
        </w:rPr>
        <w:t xml:space="preserve"> </w:t>
      </w:r>
      <w:r w:rsidR="00F166C4" w:rsidRPr="00AB768B">
        <w:rPr>
          <w:rFonts w:ascii="Arial" w:hAnsi="Arial" w:cs="Arial"/>
          <w:snapToGrid w:val="0"/>
          <w:sz w:val="20"/>
          <w:szCs w:val="20"/>
        </w:rPr>
        <w:t xml:space="preserve">are discovered after a </w:t>
      </w:r>
      <w:r>
        <w:rPr>
          <w:rFonts w:ascii="Arial" w:hAnsi="Arial" w:cs="Arial"/>
          <w:snapToGrid w:val="0"/>
          <w:sz w:val="20"/>
          <w:szCs w:val="20"/>
        </w:rPr>
        <w:t>p</w:t>
      </w:r>
      <w:r w:rsidR="00F166C4" w:rsidRPr="00AB768B">
        <w:rPr>
          <w:rFonts w:ascii="Arial" w:hAnsi="Arial" w:cs="Arial"/>
          <w:snapToGrid w:val="0"/>
          <w:sz w:val="20"/>
          <w:szCs w:val="20"/>
        </w:rPr>
        <w:t xml:space="preserve">roject is undertaken, </w:t>
      </w:r>
      <w:del w:id="108" w:author="Vraa, Ryan D" w:date="2026-03-03T10:39:00Z" w16du:dateUtc="2026-03-03T16:39:00Z">
        <w:r w:rsidRPr="00AB768B" w:rsidDel="009261C6">
          <w:rPr>
            <w:rFonts w:ascii="Arial" w:hAnsi="Arial" w:cs="Arial"/>
            <w:kern w:val="16"/>
            <w:sz w:val="20"/>
            <w:szCs w:val="20"/>
          </w:rPr>
          <w:delText>Purchaser</w:delText>
        </w:r>
      </w:del>
      <w:ins w:id="109" w:author="Vraa, Ryan D" w:date="2026-03-03T10:39:00Z" w16du:dateUtc="2026-03-03T16:39:00Z">
        <w:r w:rsidR="009261C6">
          <w:rPr>
            <w:rFonts w:ascii="Arial" w:hAnsi="Arial" w:cs="Arial"/>
            <w:kern w:val="16"/>
            <w:sz w:val="20"/>
            <w:szCs w:val="20"/>
          </w:rPr>
          <w:t>Client</w:t>
        </w:r>
      </w:ins>
      <w:r w:rsidRPr="00AB768B">
        <w:rPr>
          <w:rFonts w:ascii="Arial" w:hAnsi="Arial" w:cs="Arial"/>
          <w:snapToGrid w:val="0"/>
          <w:sz w:val="20"/>
          <w:szCs w:val="20"/>
        </w:rPr>
        <w:t xml:space="preserve"> </w:t>
      </w:r>
      <w:r w:rsidR="00F166C4" w:rsidRPr="00AB768B">
        <w:rPr>
          <w:rFonts w:ascii="Arial" w:hAnsi="Arial" w:cs="Arial"/>
          <w:snapToGrid w:val="0"/>
          <w:sz w:val="20"/>
          <w:szCs w:val="20"/>
        </w:rPr>
        <w:t xml:space="preserve">and </w:t>
      </w:r>
      <w:r w:rsidRPr="00AB768B">
        <w:rPr>
          <w:rFonts w:ascii="Arial" w:hAnsi="Arial" w:cs="Arial"/>
          <w:kern w:val="16"/>
          <w:sz w:val="20"/>
          <w:szCs w:val="20"/>
        </w:rPr>
        <w:t xml:space="preserve">Consultant </w:t>
      </w:r>
      <w:r w:rsidR="00F166C4" w:rsidRPr="00AB768B">
        <w:rPr>
          <w:rFonts w:ascii="Arial" w:hAnsi="Arial" w:cs="Arial"/>
          <w:snapToGrid w:val="0"/>
          <w:sz w:val="20"/>
          <w:szCs w:val="20"/>
        </w:rPr>
        <w:t xml:space="preserve">agree that the scope of services, schedule, and compensation may be adjusted accordingly. </w:t>
      </w:r>
      <w:del w:id="110" w:author="Vraa, Ryan D" w:date="2026-03-03T10:39:00Z" w16du:dateUtc="2026-03-03T16:39:00Z">
        <w:r w:rsidRPr="00AB768B" w:rsidDel="009261C6">
          <w:rPr>
            <w:rFonts w:ascii="Arial" w:hAnsi="Arial" w:cs="Arial"/>
            <w:kern w:val="16"/>
            <w:sz w:val="20"/>
            <w:szCs w:val="20"/>
          </w:rPr>
          <w:delText>Purchaser</w:delText>
        </w:r>
      </w:del>
      <w:ins w:id="111" w:author="Vraa, Ryan D" w:date="2026-03-03T10:39:00Z" w16du:dateUtc="2026-03-03T16:39:00Z">
        <w:r w:rsidR="009261C6">
          <w:rPr>
            <w:rFonts w:ascii="Arial" w:hAnsi="Arial" w:cs="Arial"/>
            <w:kern w:val="16"/>
            <w:sz w:val="20"/>
            <w:szCs w:val="20"/>
          </w:rPr>
          <w:t>Client</w:t>
        </w:r>
      </w:ins>
      <w:r w:rsidRPr="00AB768B">
        <w:rPr>
          <w:rFonts w:ascii="Arial" w:hAnsi="Arial" w:cs="Arial"/>
          <w:snapToGrid w:val="0"/>
          <w:sz w:val="20"/>
          <w:szCs w:val="20"/>
        </w:rPr>
        <w:t xml:space="preserve"> </w:t>
      </w:r>
      <w:r w:rsidR="00F166C4" w:rsidRPr="00AB768B">
        <w:rPr>
          <w:rFonts w:ascii="Arial" w:hAnsi="Arial" w:cs="Arial"/>
          <w:snapToGrid w:val="0"/>
          <w:sz w:val="20"/>
          <w:szCs w:val="20"/>
        </w:rPr>
        <w:t xml:space="preserve">agrees to </w:t>
      </w:r>
      <w:r w:rsidR="00764B88" w:rsidRPr="00764B88">
        <w:rPr>
          <w:rFonts w:ascii="Arial" w:hAnsi="Arial" w:cs="Arial"/>
          <w:snapToGrid w:val="0"/>
          <w:sz w:val="20"/>
          <w:szCs w:val="20"/>
        </w:rPr>
        <w:t xml:space="preserve">release, indemnify, and defend </w:t>
      </w:r>
      <w:r w:rsidR="00764B88" w:rsidRPr="00AB768B">
        <w:rPr>
          <w:rFonts w:ascii="Arial" w:hAnsi="Arial" w:cs="Arial"/>
          <w:kern w:val="16"/>
          <w:sz w:val="20"/>
          <w:szCs w:val="20"/>
        </w:rPr>
        <w:t xml:space="preserve">Consultant </w:t>
      </w:r>
      <w:r w:rsidR="00764B88" w:rsidRPr="00764B88">
        <w:rPr>
          <w:rFonts w:ascii="Arial" w:hAnsi="Arial" w:cs="Arial"/>
          <w:snapToGrid w:val="0"/>
          <w:sz w:val="20"/>
          <w:szCs w:val="20"/>
        </w:rPr>
        <w:t>from and against all damages and claims related in any way to any pre-existing pollutant, contaminant, toxic, or hazardous substance at the site.</w:t>
      </w:r>
    </w:p>
    <w:p w14:paraId="20559758" w14:textId="77777777" w:rsidR="00E34E7E" w:rsidRPr="00EB6AD5" w:rsidRDefault="00E34E7E" w:rsidP="00E34E7E">
      <w:pPr>
        <w:pStyle w:val="ListParagraph"/>
        <w:spacing w:after="0"/>
        <w:rPr>
          <w:rFonts w:ascii="Arial" w:hAnsi="Arial" w:cs="Arial"/>
          <w:sz w:val="20"/>
          <w:szCs w:val="20"/>
        </w:rPr>
      </w:pPr>
    </w:p>
    <w:p w14:paraId="15E3BB83" w14:textId="1B0CACC2" w:rsidR="000D69C5" w:rsidRPr="00456A9C" w:rsidRDefault="00EB6AD5" w:rsidP="00D04421">
      <w:pPr>
        <w:pStyle w:val="ListParagraph"/>
        <w:numPr>
          <w:ilvl w:val="0"/>
          <w:numId w:val="9"/>
        </w:numPr>
        <w:spacing w:after="0"/>
        <w:rPr>
          <w:rFonts w:ascii="Arial" w:hAnsi="Arial" w:cs="Arial"/>
          <w:sz w:val="20"/>
          <w:szCs w:val="20"/>
        </w:rPr>
      </w:pPr>
      <w:del w:id="112" w:author="Vraa, Ryan D" w:date="2026-03-03T10:39:00Z" w16du:dateUtc="2026-03-03T16:39:00Z">
        <w:r w:rsidDel="009261C6">
          <w:rPr>
            <w:rFonts w:ascii="Arial" w:hAnsi="Arial" w:cs="Arial"/>
            <w:sz w:val="20"/>
            <w:szCs w:val="20"/>
          </w:rPr>
          <w:delText>Purchaser</w:delText>
        </w:r>
      </w:del>
      <w:ins w:id="113" w:author="Vraa, Ryan D" w:date="2026-03-03T10:39:00Z" w16du:dateUtc="2026-03-03T16:39:00Z">
        <w:r w:rsidR="009261C6">
          <w:rPr>
            <w:rFonts w:ascii="Arial" w:hAnsi="Arial" w:cs="Arial"/>
            <w:sz w:val="20"/>
            <w:szCs w:val="20"/>
          </w:rPr>
          <w:t>Client</w:t>
        </w:r>
      </w:ins>
      <w:r>
        <w:rPr>
          <w:rFonts w:ascii="Arial" w:hAnsi="Arial" w:cs="Arial"/>
          <w:sz w:val="20"/>
          <w:szCs w:val="20"/>
        </w:rPr>
        <w:t xml:space="preserve"> acknowledges during </w:t>
      </w:r>
      <w:r w:rsidR="00263690">
        <w:rPr>
          <w:rFonts w:ascii="Arial" w:hAnsi="Arial" w:cs="Arial"/>
          <w:sz w:val="20"/>
          <w:szCs w:val="20"/>
        </w:rPr>
        <w:t xml:space="preserve">and after Consultant’s </w:t>
      </w:r>
      <w:r>
        <w:rPr>
          <w:rFonts w:ascii="Arial" w:hAnsi="Arial" w:cs="Arial"/>
          <w:sz w:val="20"/>
          <w:szCs w:val="20"/>
        </w:rPr>
        <w:t>Integration Services</w:t>
      </w:r>
      <w:r w:rsidR="0002553B">
        <w:rPr>
          <w:rFonts w:ascii="Arial" w:hAnsi="Arial" w:cs="Arial"/>
          <w:sz w:val="20"/>
          <w:szCs w:val="20"/>
        </w:rPr>
        <w:t xml:space="preserve"> performance</w:t>
      </w:r>
      <w:r w:rsidR="00263690">
        <w:rPr>
          <w:rFonts w:ascii="Arial" w:hAnsi="Arial" w:cs="Arial"/>
          <w:sz w:val="20"/>
          <w:szCs w:val="20"/>
        </w:rPr>
        <w:t>,</w:t>
      </w:r>
      <w:r>
        <w:rPr>
          <w:rFonts w:ascii="Arial" w:hAnsi="Arial" w:cs="Arial"/>
          <w:sz w:val="20"/>
          <w:szCs w:val="20"/>
        </w:rPr>
        <w:t xml:space="preserve"> </w:t>
      </w:r>
      <w:del w:id="114" w:author="Vraa, Ryan D" w:date="2026-03-03T10:39:00Z" w16du:dateUtc="2026-03-03T16:39:00Z">
        <w:r w:rsidR="00263690" w:rsidDel="009261C6">
          <w:rPr>
            <w:rFonts w:ascii="Arial" w:hAnsi="Arial" w:cs="Arial"/>
            <w:sz w:val="20"/>
            <w:szCs w:val="20"/>
          </w:rPr>
          <w:delText>Purchaser</w:delText>
        </w:r>
      </w:del>
      <w:ins w:id="115" w:author="Vraa, Ryan D" w:date="2026-03-03T10:39:00Z" w16du:dateUtc="2026-03-03T16:39:00Z">
        <w:r w:rsidR="009261C6">
          <w:rPr>
            <w:rFonts w:ascii="Arial" w:hAnsi="Arial" w:cs="Arial"/>
            <w:sz w:val="20"/>
            <w:szCs w:val="20"/>
          </w:rPr>
          <w:t>Client</w:t>
        </w:r>
      </w:ins>
      <w:r w:rsidR="00E34E7E">
        <w:rPr>
          <w:rFonts w:ascii="Arial" w:hAnsi="Arial" w:cs="Arial"/>
          <w:sz w:val="20"/>
          <w:szCs w:val="20"/>
        </w:rPr>
        <w:t>’s</w:t>
      </w:r>
      <w:r w:rsidR="00263690">
        <w:rPr>
          <w:rFonts w:ascii="Arial" w:hAnsi="Arial" w:cs="Arial"/>
          <w:sz w:val="20"/>
          <w:szCs w:val="20"/>
        </w:rPr>
        <w:t xml:space="preserve"> system may experience </w:t>
      </w:r>
      <w:r w:rsidR="00183EEE">
        <w:rPr>
          <w:rFonts w:ascii="Arial" w:hAnsi="Arial" w:cs="Arial"/>
          <w:sz w:val="20"/>
          <w:szCs w:val="20"/>
        </w:rPr>
        <w:t>temporary</w:t>
      </w:r>
      <w:r w:rsidR="00263690">
        <w:rPr>
          <w:rFonts w:ascii="Arial" w:hAnsi="Arial" w:cs="Arial"/>
          <w:sz w:val="20"/>
          <w:szCs w:val="20"/>
        </w:rPr>
        <w:t xml:space="preserve"> reduced functions or loss of access</w:t>
      </w:r>
      <w:r w:rsidR="00E34E7E">
        <w:rPr>
          <w:rFonts w:ascii="Arial" w:hAnsi="Arial" w:cs="Arial"/>
          <w:sz w:val="20"/>
          <w:szCs w:val="20"/>
        </w:rPr>
        <w:t>.</w:t>
      </w:r>
      <w:r w:rsidR="00263690">
        <w:rPr>
          <w:rFonts w:ascii="Arial" w:hAnsi="Arial" w:cs="Arial"/>
          <w:sz w:val="20"/>
          <w:szCs w:val="20"/>
        </w:rPr>
        <w:t xml:space="preserve"> </w:t>
      </w:r>
      <w:r w:rsidR="00E34E7E" w:rsidRPr="00E34E7E">
        <w:rPr>
          <w:rFonts w:ascii="Arial" w:hAnsi="Arial" w:cs="Arial"/>
          <w:sz w:val="20"/>
          <w:szCs w:val="20"/>
        </w:rPr>
        <w:t xml:space="preserve">In no event shall Consultant or its affiliates or its subcontractors or subconsultants be liable </w:t>
      </w:r>
      <w:r w:rsidR="00E34E7E">
        <w:rPr>
          <w:rFonts w:ascii="Arial" w:hAnsi="Arial" w:cs="Arial"/>
          <w:sz w:val="20"/>
          <w:szCs w:val="20"/>
        </w:rPr>
        <w:t xml:space="preserve">to </w:t>
      </w:r>
      <w:del w:id="116" w:author="Vraa, Ryan D" w:date="2026-03-03T10:39:00Z" w16du:dateUtc="2026-03-03T16:39:00Z">
        <w:r w:rsidR="00E34E7E" w:rsidDel="009261C6">
          <w:rPr>
            <w:rFonts w:ascii="Arial" w:hAnsi="Arial" w:cs="Arial"/>
            <w:sz w:val="20"/>
            <w:szCs w:val="20"/>
          </w:rPr>
          <w:delText>Purchaser</w:delText>
        </w:r>
      </w:del>
      <w:ins w:id="117" w:author="Vraa, Ryan D" w:date="2026-03-03T10:39:00Z" w16du:dateUtc="2026-03-03T16:39:00Z">
        <w:r w:rsidR="009261C6">
          <w:rPr>
            <w:rFonts w:ascii="Arial" w:hAnsi="Arial" w:cs="Arial"/>
            <w:sz w:val="20"/>
            <w:szCs w:val="20"/>
          </w:rPr>
          <w:t>Client</w:t>
        </w:r>
      </w:ins>
      <w:r w:rsidR="00E34E7E" w:rsidRPr="00E34E7E">
        <w:rPr>
          <w:rFonts w:ascii="Arial" w:hAnsi="Arial" w:cs="Arial"/>
          <w:sz w:val="20"/>
          <w:szCs w:val="20"/>
        </w:rPr>
        <w:t xml:space="preserve"> or its affiliates</w:t>
      </w:r>
      <w:r w:rsidR="00E34E7E">
        <w:rPr>
          <w:rFonts w:ascii="Arial" w:hAnsi="Arial" w:cs="Arial"/>
          <w:sz w:val="20"/>
          <w:szCs w:val="20"/>
        </w:rPr>
        <w:t xml:space="preserve"> </w:t>
      </w:r>
      <w:r w:rsidR="00E34E7E" w:rsidRPr="00E34E7E">
        <w:rPr>
          <w:rFonts w:ascii="Arial" w:hAnsi="Arial" w:cs="Arial"/>
          <w:sz w:val="20"/>
          <w:szCs w:val="20"/>
        </w:rPr>
        <w:t xml:space="preserve">in contract, tort, strict liability, warranty or otherwise, for </w:t>
      </w:r>
      <w:r w:rsidR="00E34E7E">
        <w:rPr>
          <w:rFonts w:ascii="Arial" w:hAnsi="Arial" w:cs="Arial"/>
          <w:sz w:val="20"/>
          <w:szCs w:val="20"/>
        </w:rPr>
        <w:t xml:space="preserve">such </w:t>
      </w:r>
      <w:r w:rsidR="00183EEE">
        <w:rPr>
          <w:rFonts w:ascii="Arial" w:hAnsi="Arial" w:cs="Arial"/>
          <w:sz w:val="20"/>
          <w:szCs w:val="20"/>
        </w:rPr>
        <w:t>temporary</w:t>
      </w:r>
      <w:r w:rsidR="00E34E7E">
        <w:rPr>
          <w:rFonts w:ascii="Arial" w:hAnsi="Arial" w:cs="Arial"/>
          <w:sz w:val="20"/>
          <w:szCs w:val="20"/>
        </w:rPr>
        <w:t xml:space="preserve"> reduced functions or loss of access.</w:t>
      </w:r>
      <w:r w:rsidR="00AB7168">
        <w:rPr>
          <w:rFonts w:ascii="Arial" w:hAnsi="Arial" w:cs="Arial"/>
          <w:sz w:val="20"/>
          <w:szCs w:val="20"/>
        </w:rPr>
        <w:t xml:space="preserve">  </w:t>
      </w:r>
      <w:r w:rsidR="00DB101E">
        <w:rPr>
          <w:rFonts w:ascii="Arial" w:hAnsi="Arial" w:cs="Arial"/>
          <w:sz w:val="20"/>
          <w:szCs w:val="20"/>
        </w:rPr>
        <w:t xml:space="preserve">In cases of unintended or unplanned </w:t>
      </w:r>
      <w:r w:rsidR="00197963">
        <w:rPr>
          <w:rFonts w:ascii="Arial" w:hAnsi="Arial" w:cs="Arial"/>
          <w:sz w:val="20"/>
          <w:szCs w:val="20"/>
        </w:rPr>
        <w:t>loss of functionality</w:t>
      </w:r>
      <w:r w:rsidR="00456A9C">
        <w:rPr>
          <w:rFonts w:ascii="Arial" w:hAnsi="Arial" w:cs="Arial"/>
          <w:sz w:val="20"/>
          <w:szCs w:val="20"/>
        </w:rPr>
        <w:t>, loss of access, or malfunction of</w:t>
      </w:r>
      <w:r w:rsidR="00197963">
        <w:rPr>
          <w:rFonts w:ascii="Arial" w:hAnsi="Arial" w:cs="Arial"/>
          <w:sz w:val="20"/>
          <w:szCs w:val="20"/>
        </w:rPr>
        <w:t xml:space="preserve"> equipment, </w:t>
      </w:r>
      <w:r w:rsidR="00AB7168">
        <w:rPr>
          <w:rFonts w:ascii="Arial" w:hAnsi="Arial" w:cs="Arial"/>
          <w:sz w:val="20"/>
          <w:szCs w:val="20"/>
        </w:rPr>
        <w:t xml:space="preserve">Consultant will endeavor to work with </w:t>
      </w:r>
      <w:del w:id="118" w:author="Vraa, Ryan D" w:date="2026-03-03T10:39:00Z" w16du:dateUtc="2026-03-03T16:39:00Z">
        <w:r w:rsidR="00AB7168" w:rsidDel="009261C6">
          <w:rPr>
            <w:rFonts w:ascii="Arial" w:hAnsi="Arial" w:cs="Arial"/>
            <w:sz w:val="20"/>
            <w:szCs w:val="20"/>
          </w:rPr>
          <w:delText>Purchase</w:delText>
        </w:r>
        <w:r w:rsidR="00DB101E" w:rsidDel="009261C6">
          <w:rPr>
            <w:rFonts w:ascii="Arial" w:hAnsi="Arial" w:cs="Arial"/>
            <w:sz w:val="20"/>
            <w:szCs w:val="20"/>
          </w:rPr>
          <w:delText>r</w:delText>
        </w:r>
      </w:del>
      <w:ins w:id="119" w:author="Vraa, Ryan D" w:date="2026-03-03T10:39:00Z" w16du:dateUtc="2026-03-03T16:39:00Z">
        <w:r w:rsidR="009261C6">
          <w:rPr>
            <w:rFonts w:ascii="Arial" w:hAnsi="Arial" w:cs="Arial"/>
            <w:sz w:val="20"/>
            <w:szCs w:val="20"/>
          </w:rPr>
          <w:t>Client</w:t>
        </w:r>
      </w:ins>
      <w:r w:rsidR="00AB7168">
        <w:rPr>
          <w:rFonts w:ascii="Arial" w:hAnsi="Arial" w:cs="Arial"/>
          <w:sz w:val="20"/>
          <w:szCs w:val="20"/>
        </w:rPr>
        <w:t xml:space="preserve"> to return functionality and access</w:t>
      </w:r>
      <w:r w:rsidR="00DB101E">
        <w:rPr>
          <w:rFonts w:ascii="Arial" w:hAnsi="Arial" w:cs="Arial"/>
          <w:sz w:val="20"/>
          <w:szCs w:val="20"/>
        </w:rPr>
        <w:t xml:space="preserve"> to normal</w:t>
      </w:r>
      <w:r w:rsidR="00197963">
        <w:rPr>
          <w:rFonts w:ascii="Arial" w:hAnsi="Arial" w:cs="Arial"/>
          <w:sz w:val="20"/>
          <w:szCs w:val="20"/>
        </w:rPr>
        <w:t xml:space="preserve"> operating </w:t>
      </w:r>
      <w:proofErr w:type="gramStart"/>
      <w:r w:rsidR="00197963">
        <w:rPr>
          <w:rFonts w:ascii="Arial" w:hAnsi="Arial" w:cs="Arial"/>
          <w:sz w:val="20"/>
          <w:szCs w:val="20"/>
        </w:rPr>
        <w:t>condition</w:t>
      </w:r>
      <w:proofErr w:type="gramEnd"/>
      <w:r w:rsidR="00E77175">
        <w:rPr>
          <w:rFonts w:ascii="Arial" w:hAnsi="Arial" w:cs="Arial"/>
          <w:sz w:val="20"/>
          <w:szCs w:val="20"/>
        </w:rPr>
        <w:t xml:space="preserve"> but is not liable for consequential damages</w:t>
      </w:r>
      <w:r w:rsidR="00F7745C">
        <w:rPr>
          <w:rFonts w:ascii="Arial" w:hAnsi="Arial" w:cs="Arial"/>
          <w:sz w:val="20"/>
          <w:szCs w:val="20"/>
        </w:rPr>
        <w:t xml:space="preserve"> resulting</w:t>
      </w:r>
      <w:r w:rsidR="00D04421">
        <w:rPr>
          <w:rFonts w:ascii="Arial" w:hAnsi="Arial" w:cs="Arial"/>
          <w:sz w:val="20"/>
          <w:szCs w:val="20"/>
        </w:rPr>
        <w:t xml:space="preserve"> from these losses.</w:t>
      </w:r>
      <w:r w:rsidR="000176D6">
        <w:rPr>
          <w:rFonts w:ascii="Arial" w:hAnsi="Arial" w:cs="Arial"/>
          <w:sz w:val="20"/>
          <w:szCs w:val="20"/>
        </w:rPr>
        <w:t xml:space="preserve"> </w:t>
      </w:r>
      <w:r w:rsidR="000176D6" w:rsidRPr="000176D6">
        <w:rPr>
          <w:rFonts w:ascii="Arial" w:hAnsi="Arial" w:cs="Arial"/>
          <w:sz w:val="20"/>
          <w:szCs w:val="20"/>
        </w:rPr>
        <w:t>In no event shall Consultant be liable for indirect, special, incidental, or consequential damages, including but not limited to lost production, lost revenue, environmental penalties, replacement equipment, or business interruption.</w:t>
      </w:r>
    </w:p>
    <w:p w14:paraId="2411EA99" w14:textId="77777777" w:rsidR="00051827" w:rsidRPr="00051827" w:rsidRDefault="00051827" w:rsidP="007528EA">
      <w:pPr>
        <w:ind w:left="360"/>
        <w:rPr>
          <w:rFonts w:ascii="Arial" w:hAnsi="Arial" w:cs="Arial"/>
          <w:sz w:val="20"/>
        </w:rPr>
      </w:pPr>
    </w:p>
    <w:p w14:paraId="55AEEBEA" w14:textId="7685A142" w:rsidR="00CE4A92" w:rsidRDefault="00F35036" w:rsidP="00326F5A">
      <w:pPr>
        <w:tabs>
          <w:tab w:val="left" w:pos="-1440"/>
        </w:tabs>
        <w:rPr>
          <w:rFonts w:ascii="Arial" w:hAnsi="Arial" w:cs="Arial"/>
          <w:sz w:val="20"/>
        </w:rPr>
      </w:pPr>
      <w:r>
        <w:rPr>
          <w:rFonts w:ascii="Arial" w:hAnsi="Arial" w:cs="Arial"/>
          <w:kern w:val="16"/>
          <w:sz w:val="20"/>
        </w:rPr>
        <w:tab/>
      </w:r>
    </w:p>
    <w:p w14:paraId="329D54CA" w14:textId="77777777" w:rsidR="00CE4A92" w:rsidRDefault="00CE4A92" w:rsidP="007528EA">
      <w:pPr>
        <w:rPr>
          <w:rFonts w:ascii="Arial" w:hAnsi="Arial" w:cs="Arial"/>
          <w:sz w:val="20"/>
        </w:rPr>
      </w:pPr>
    </w:p>
    <w:sectPr w:rsidR="00CE4A92" w:rsidSect="00486283">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19C9F" w14:textId="77777777" w:rsidR="007B3DCD" w:rsidRDefault="007B3DCD">
      <w:r>
        <w:separator/>
      </w:r>
    </w:p>
    <w:p w14:paraId="57D2564E" w14:textId="77777777" w:rsidR="007B3DCD" w:rsidRDefault="007B3DCD"/>
  </w:endnote>
  <w:endnote w:type="continuationSeparator" w:id="0">
    <w:p w14:paraId="7DEF6598" w14:textId="77777777" w:rsidR="007B3DCD" w:rsidRDefault="007B3DCD">
      <w:r>
        <w:continuationSeparator/>
      </w:r>
    </w:p>
    <w:p w14:paraId="641982AF" w14:textId="77777777" w:rsidR="007B3DCD" w:rsidRDefault="007B3D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old">
    <w:altName w:val="Arial"/>
    <w:panose1 w:val="020B07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EC892" w14:textId="77777777" w:rsidR="009F648A" w:rsidRDefault="009F648A">
    <w:pPr>
      <w:pStyle w:val="Footer"/>
    </w:pPr>
  </w:p>
  <w:p w14:paraId="4B7174B6" w14:textId="77777777" w:rsidR="009F648A" w:rsidRDefault="009F648A">
    <w:pPr>
      <w:pStyle w:val="Footer"/>
      <w:rPr>
        <w:rStyle w:val="PageNumber"/>
      </w:rPr>
    </w:pPr>
    <w:r>
      <w:tab/>
      <w:t>A-</w:t>
    </w: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r>
      <w:rPr>
        <w:rStyle w:val="PageNumber"/>
      </w:rPr>
      <w:tab/>
      <w:t>AGRPES.ST3</w:t>
    </w:r>
  </w:p>
  <w:p w14:paraId="5A9744A1" w14:textId="77777777" w:rsidR="009F648A" w:rsidRDefault="009F648A">
    <w:pPr>
      <w:pStyle w:val="Footer"/>
    </w:pPr>
    <w:r>
      <w:rPr>
        <w:rStyle w:val="PageNumber"/>
      </w:rPr>
      <w:tab/>
    </w:r>
    <w:r>
      <w:rPr>
        <w:rStyle w:val="PageNumber"/>
      </w:rPr>
      <w:tab/>
      <w:t>022106</w:t>
    </w:r>
  </w:p>
  <w:p w14:paraId="7830BE82" w14:textId="77777777" w:rsidR="009F648A" w:rsidRDefault="009F648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6C95C" w14:textId="77777777" w:rsidR="009F648A" w:rsidRPr="00143480" w:rsidRDefault="009F648A">
    <w:pPr>
      <w:pStyle w:val="Footer"/>
      <w:rPr>
        <w:rFonts w:ascii="Arial" w:hAnsi="Arial" w:cs="Arial"/>
        <w:sz w:val="20"/>
      </w:rPr>
    </w:pPr>
  </w:p>
  <w:p w14:paraId="1EF9043A" w14:textId="09E99EF7" w:rsidR="009F648A" w:rsidRPr="004E1640" w:rsidRDefault="009F648A" w:rsidP="00143480">
    <w:pPr>
      <w:pStyle w:val="Footer"/>
      <w:tabs>
        <w:tab w:val="clear" w:pos="5040"/>
        <w:tab w:val="center" w:pos="4680"/>
      </w:tabs>
      <w:rPr>
        <w:rFonts w:ascii="Arial" w:hAnsi="Arial" w:cs="Arial"/>
        <w:sz w:val="20"/>
      </w:rPr>
    </w:pPr>
    <w:r w:rsidRPr="004E1640">
      <w:rPr>
        <w:rFonts w:ascii="Arial" w:hAnsi="Arial" w:cs="Arial"/>
        <w:sz w:val="20"/>
      </w:rPr>
      <w:tab/>
    </w:r>
    <w:r w:rsidRPr="004E1640">
      <w:rPr>
        <w:rStyle w:val="PageNumber"/>
        <w:rFonts w:ascii="Arial" w:hAnsi="Arial" w:cs="Arial"/>
        <w:sz w:val="20"/>
      </w:rPr>
      <w:fldChar w:fldCharType="begin"/>
    </w:r>
    <w:r w:rsidRPr="004E1640">
      <w:rPr>
        <w:rStyle w:val="PageNumber"/>
        <w:rFonts w:ascii="Arial" w:hAnsi="Arial" w:cs="Arial"/>
        <w:sz w:val="20"/>
      </w:rPr>
      <w:instrText xml:space="preserve"> PAGE </w:instrText>
    </w:r>
    <w:r w:rsidRPr="004E1640">
      <w:rPr>
        <w:rStyle w:val="PageNumber"/>
        <w:rFonts w:ascii="Arial" w:hAnsi="Arial" w:cs="Arial"/>
        <w:sz w:val="20"/>
      </w:rPr>
      <w:fldChar w:fldCharType="separate"/>
    </w:r>
    <w:r w:rsidR="000930F6">
      <w:rPr>
        <w:rStyle w:val="PageNumber"/>
        <w:rFonts w:ascii="Arial" w:hAnsi="Arial" w:cs="Arial"/>
        <w:noProof/>
        <w:sz w:val="20"/>
      </w:rPr>
      <w:t>3</w:t>
    </w:r>
    <w:r w:rsidRPr="004E1640">
      <w:rPr>
        <w:rStyle w:val="PageNumber"/>
        <w:rFonts w:ascii="Arial" w:hAnsi="Arial" w:cs="Arial"/>
        <w:sz w:val="20"/>
      </w:rPr>
      <w:fldChar w:fldCharType="end"/>
    </w:r>
  </w:p>
  <w:p w14:paraId="5223E92E" w14:textId="77777777" w:rsidR="009F648A" w:rsidRDefault="009F64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C19D1" w14:textId="6A5BAF8F" w:rsidR="009F648A" w:rsidRDefault="009F648A" w:rsidP="00E40B38">
    <w:pPr>
      <w:pStyle w:val="Footer"/>
    </w:pPr>
    <w:r>
      <w:tab/>
    </w:r>
    <w:r>
      <w:rPr>
        <w:rStyle w:val="PageNumber"/>
      </w:rPr>
      <w:fldChar w:fldCharType="begin"/>
    </w:r>
    <w:r>
      <w:rPr>
        <w:rStyle w:val="PageNumber"/>
      </w:rPr>
      <w:instrText xml:space="preserve"> PAGE </w:instrText>
    </w:r>
    <w:r>
      <w:rPr>
        <w:rStyle w:val="PageNumber"/>
      </w:rPr>
      <w:fldChar w:fldCharType="separate"/>
    </w:r>
    <w:r w:rsidR="000930F6">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210C4" w14:textId="77777777" w:rsidR="007B3DCD" w:rsidRDefault="007B3DCD">
      <w:r>
        <w:separator/>
      </w:r>
    </w:p>
    <w:p w14:paraId="579A0718" w14:textId="77777777" w:rsidR="007B3DCD" w:rsidRDefault="007B3DCD"/>
  </w:footnote>
  <w:footnote w:type="continuationSeparator" w:id="0">
    <w:p w14:paraId="1981045B" w14:textId="77777777" w:rsidR="007B3DCD" w:rsidRDefault="007B3DCD">
      <w:r>
        <w:continuationSeparator/>
      </w:r>
    </w:p>
    <w:p w14:paraId="0590DB8C" w14:textId="77777777" w:rsidR="007B3DCD" w:rsidRDefault="007B3D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28F5" w14:textId="09212B02" w:rsidR="009F648A" w:rsidRDefault="009F648A">
    <w:pPr>
      <w:pStyle w:val="Header"/>
    </w:pPr>
  </w:p>
  <w:p w14:paraId="5E742042" w14:textId="77777777" w:rsidR="009F648A" w:rsidRDefault="009F648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679A5" w14:textId="04B31E18" w:rsidR="009F648A" w:rsidRDefault="009F648A" w:rsidP="00E40B38">
    <w:pPr>
      <w:pStyle w:val="Header"/>
      <w:tabs>
        <w:tab w:val="clear" w:pos="8640"/>
        <w:tab w:val="right" w:pos="9360"/>
      </w:tabs>
    </w:pPr>
    <w:r>
      <w:rPr>
        <w:noProof/>
      </w:rP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C286" w14:textId="18D2BC54" w:rsidR="009F648A" w:rsidRDefault="009F648A">
    <w:pPr>
      <w:pStyle w:val="Header"/>
    </w:pPr>
  </w:p>
  <w:p w14:paraId="1F4937B7" w14:textId="77777777" w:rsidR="009F648A" w:rsidRDefault="009F648A" w:rsidP="00B5138C">
    <w:pPr>
      <w:ind w:left="2250" w:hanging="2250"/>
      <w:rPr>
        <w:noProof/>
      </w:rPr>
    </w:pPr>
    <w:r>
      <w:rPr>
        <w:noProof/>
      </w:rPr>
      <w:drawing>
        <wp:inline distT="0" distB="0" distL="0" distR="0" wp14:anchorId="398E0F7E" wp14:editId="10712A34">
          <wp:extent cx="1196024" cy="249980"/>
          <wp:effectExtent l="0" t="0" r="4445" b="0"/>
          <wp:docPr id="2" name="Picture 2" descr="Logo_1_Secondary_2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1_Secondary_2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7425" cy="283714"/>
                  </a:xfrm>
                  <a:prstGeom prst="rect">
                    <a:avLst/>
                  </a:prstGeom>
                  <a:noFill/>
                  <a:ln>
                    <a:noFill/>
                  </a:ln>
                </pic:spPr>
              </pic:pic>
            </a:graphicData>
          </a:graphic>
        </wp:inline>
      </w:drawing>
    </w:r>
    <w:r>
      <w:rPr>
        <w:noProof/>
      </w:rPr>
      <w:t xml:space="preserve">     </w:t>
    </w:r>
  </w:p>
  <w:p w14:paraId="6070A9BF" w14:textId="77777777" w:rsidR="009F648A" w:rsidRDefault="009F648A" w:rsidP="00B5138C">
    <w:pPr>
      <w:jc w:val="center"/>
      <w:rPr>
        <w:noProof/>
      </w:rPr>
    </w:pPr>
  </w:p>
  <w:p w14:paraId="52B330E9" w14:textId="77777777" w:rsidR="009F648A" w:rsidRDefault="009F648A" w:rsidP="007053A0">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043A"/>
    <w:multiLevelType w:val="multilevel"/>
    <w:tmpl w:val="B07859A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4C6EDF"/>
    <w:multiLevelType w:val="hybridMultilevel"/>
    <w:tmpl w:val="272C2E5A"/>
    <w:lvl w:ilvl="0" w:tplc="D7D80FE6">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22030175"/>
    <w:multiLevelType w:val="hybridMultilevel"/>
    <w:tmpl w:val="F30E18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FD37FE"/>
    <w:multiLevelType w:val="hybridMultilevel"/>
    <w:tmpl w:val="C1903C86"/>
    <w:lvl w:ilvl="0" w:tplc="38A09E2E">
      <w:start w:val="1"/>
      <w:numFmt w:val="decimal"/>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4" w15:restartNumberingAfterBreak="0">
    <w:nsid w:val="325B1623"/>
    <w:multiLevelType w:val="multilevel"/>
    <w:tmpl w:val="D95AFC56"/>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331568D9"/>
    <w:multiLevelType w:val="multilevel"/>
    <w:tmpl w:val="D38C533C"/>
    <w:lvl w:ilvl="0">
      <w:start w:val="1"/>
      <w:numFmt w:val="decimal"/>
      <w:pStyle w:val="Specifications"/>
      <w:suff w:val="space"/>
      <w:lvlText w:val="PART %1 - "/>
      <w:lvlJc w:val="left"/>
      <w:pPr>
        <w:ind w:left="0" w:firstLine="0"/>
      </w:pPr>
      <w:rPr>
        <w:rFonts w:ascii="Times New Roman" w:hAnsi="Times New Roman" w:hint="default"/>
        <w:sz w:val="22"/>
        <w:u w:val="single"/>
      </w:rPr>
    </w:lvl>
    <w:lvl w:ilvl="1">
      <w:start w:val="1"/>
      <w:numFmt w:val="decimalZero"/>
      <w:pStyle w:val="FirstLevel"/>
      <w:lvlText w:val="%1.%2"/>
      <w:lvlJc w:val="left"/>
      <w:pPr>
        <w:tabs>
          <w:tab w:val="num" w:pos="950"/>
        </w:tabs>
        <w:ind w:left="950" w:hanging="950"/>
      </w:pPr>
      <w:rPr>
        <w:rFonts w:ascii="Times New Roman" w:hAnsi="Times New Roman" w:hint="default"/>
        <w:sz w:val="22"/>
        <w:u w:val="none"/>
      </w:rPr>
    </w:lvl>
    <w:lvl w:ilvl="2">
      <w:start w:val="1"/>
      <w:numFmt w:val="upperLetter"/>
      <w:pStyle w:val="Specs-Inside"/>
      <w:lvlText w:val="%3."/>
      <w:lvlJc w:val="left"/>
      <w:pPr>
        <w:tabs>
          <w:tab w:val="num" w:pos="950"/>
        </w:tabs>
        <w:ind w:left="950" w:hanging="475"/>
      </w:pPr>
      <w:rPr>
        <w:rFonts w:ascii="Times New Roman" w:hAnsi="Times New Roman" w:hint="default"/>
        <w:sz w:val="22"/>
      </w:rPr>
    </w:lvl>
    <w:lvl w:ilvl="3">
      <w:start w:val="1"/>
      <w:numFmt w:val="decimal"/>
      <w:lvlText w:val="%4."/>
      <w:lvlJc w:val="left"/>
      <w:pPr>
        <w:tabs>
          <w:tab w:val="num" w:pos="1440"/>
        </w:tabs>
        <w:ind w:left="1440" w:hanging="490"/>
      </w:pPr>
      <w:rPr>
        <w:rFonts w:ascii="Times New Roman" w:hAnsi="Times New Roman" w:hint="default"/>
        <w:sz w:val="22"/>
      </w:rPr>
    </w:lvl>
    <w:lvl w:ilvl="4">
      <w:start w:val="1"/>
      <w:numFmt w:val="lowerLetter"/>
      <w:lvlText w:val="%5."/>
      <w:lvlJc w:val="left"/>
      <w:pPr>
        <w:tabs>
          <w:tab w:val="num" w:pos="1915"/>
        </w:tabs>
        <w:ind w:left="1915" w:hanging="475"/>
      </w:pPr>
      <w:rPr>
        <w:rFonts w:ascii="Times New Roman" w:hAnsi="Times New Roman" w:hint="default"/>
        <w:sz w:val="22"/>
      </w:rPr>
    </w:lvl>
    <w:lvl w:ilvl="5">
      <w:start w:val="1"/>
      <w:numFmt w:val="decimal"/>
      <w:lvlText w:val="(%6)"/>
      <w:lvlJc w:val="left"/>
      <w:pPr>
        <w:tabs>
          <w:tab w:val="num" w:pos="2520"/>
        </w:tabs>
        <w:ind w:left="2520" w:hanging="605"/>
      </w:pPr>
      <w:rPr>
        <w:rFonts w:ascii="Times New Roman" w:hAnsi="Times New Roman" w:hint="default"/>
        <w:sz w:val="22"/>
      </w:rPr>
    </w:lvl>
    <w:lvl w:ilvl="6">
      <w:start w:val="1"/>
      <w:numFmt w:val="lowerLetter"/>
      <w:lvlText w:val="(%7)"/>
      <w:lvlJc w:val="left"/>
      <w:pPr>
        <w:tabs>
          <w:tab w:val="num" w:pos="3125"/>
        </w:tabs>
        <w:ind w:left="3125" w:hanging="605"/>
      </w:pPr>
      <w:rPr>
        <w:rFonts w:ascii="Times New Roman" w:hAnsi="Times New Roman" w:hint="default"/>
        <w:sz w:val="22"/>
      </w:rPr>
    </w:lvl>
    <w:lvl w:ilvl="7">
      <w:start w:val="1"/>
      <w:numFmt w:val="decimal"/>
      <w:lvlText w:val="%8)"/>
      <w:lvlJc w:val="left"/>
      <w:pPr>
        <w:tabs>
          <w:tab w:val="num" w:pos="3730"/>
        </w:tabs>
        <w:ind w:left="3730" w:hanging="605"/>
      </w:pPr>
      <w:rPr>
        <w:rFonts w:ascii="Times New Roman" w:hAnsi="Times New Roman" w:hint="default"/>
        <w:sz w:val="22"/>
      </w:rPr>
    </w:lvl>
    <w:lvl w:ilvl="8">
      <w:start w:val="1"/>
      <w:numFmt w:val="lowerLetter"/>
      <w:lvlText w:val="%9)"/>
      <w:lvlJc w:val="left"/>
      <w:pPr>
        <w:tabs>
          <w:tab w:val="num" w:pos="4334"/>
        </w:tabs>
        <w:ind w:left="4334" w:hanging="604"/>
      </w:pPr>
      <w:rPr>
        <w:rFonts w:ascii="Times New Roman" w:hAnsi="Times New Roman" w:hint="default"/>
        <w:sz w:val="22"/>
      </w:rPr>
    </w:lvl>
  </w:abstractNum>
  <w:abstractNum w:abstractNumId="6" w15:restartNumberingAfterBreak="0">
    <w:nsid w:val="43AC58C4"/>
    <w:multiLevelType w:val="hybridMultilevel"/>
    <w:tmpl w:val="29285D3C"/>
    <w:lvl w:ilvl="0" w:tplc="84D4202C">
      <w:start w:val="1"/>
      <w:numFmt w:val="decimal"/>
      <w:lvlText w:val="%1."/>
      <w:lvlJc w:val="left"/>
      <w:pPr>
        <w:ind w:left="1120" w:hanging="360"/>
      </w:pPr>
      <w:rPr>
        <w:rFonts w:ascii="Arial Bold" w:hAnsi="Arial Bold" w:hint="default"/>
        <w:b/>
        <w:i w:val="0"/>
        <w:caps/>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9B338A"/>
    <w:multiLevelType w:val="hybridMultilevel"/>
    <w:tmpl w:val="02409E86"/>
    <w:lvl w:ilvl="0" w:tplc="AD923C88">
      <w:start w:val="1"/>
      <w:numFmt w:val="upperLetter"/>
      <w:pStyle w:val="A"/>
      <w:lvlText w:val="%1."/>
      <w:lvlJc w:val="left"/>
      <w:pPr>
        <w:tabs>
          <w:tab w:val="num" w:pos="360"/>
        </w:tabs>
        <w:ind w:left="360" w:hanging="360"/>
      </w:pPr>
      <w:rPr>
        <w:rFonts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EBF81D80">
      <w:start w:val="1"/>
      <w:numFmt w:val="lowerLetter"/>
      <w:pStyle w:val="a0"/>
      <w:lvlText w:val="%2."/>
      <w:lvlJc w:val="left"/>
      <w:pPr>
        <w:tabs>
          <w:tab w:val="num" w:pos="936"/>
        </w:tabs>
        <w:ind w:left="936" w:hanging="216"/>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F7E04D7"/>
    <w:multiLevelType w:val="singleLevel"/>
    <w:tmpl w:val="947A7D2E"/>
    <w:lvl w:ilvl="0">
      <w:start w:val="1"/>
      <w:numFmt w:val="upperLetter"/>
      <w:lvlText w:val="%1."/>
      <w:lvlJc w:val="left"/>
      <w:pPr>
        <w:tabs>
          <w:tab w:val="num" w:pos="870"/>
        </w:tabs>
        <w:ind w:left="870" w:hanging="585"/>
      </w:pPr>
      <w:rPr>
        <w:rFonts w:hint="default"/>
      </w:rPr>
    </w:lvl>
  </w:abstractNum>
  <w:abstractNum w:abstractNumId="9" w15:restartNumberingAfterBreak="0">
    <w:nsid w:val="76FB3A13"/>
    <w:multiLevelType w:val="multilevel"/>
    <w:tmpl w:val="CDCEEAB6"/>
    <w:lvl w:ilvl="0">
      <w:start w:val="1"/>
      <w:numFmt w:val="decimal"/>
      <w:suff w:val="space"/>
      <w:lvlText w:val="PART %1 - "/>
      <w:lvlJc w:val="left"/>
      <w:pPr>
        <w:ind w:left="0" w:firstLine="0"/>
      </w:pPr>
      <w:rPr>
        <w:rFonts w:ascii="Times New Roman" w:hAnsi="Times New Roman" w:hint="default"/>
        <w:sz w:val="22"/>
        <w:u w:val="single"/>
      </w:rPr>
    </w:lvl>
    <w:lvl w:ilvl="1">
      <w:start w:val="1"/>
      <w:numFmt w:val="decimalZero"/>
      <w:lvlText w:val="%1.%2"/>
      <w:lvlJc w:val="left"/>
      <w:pPr>
        <w:tabs>
          <w:tab w:val="num" w:pos="950"/>
        </w:tabs>
        <w:ind w:left="950" w:hanging="950"/>
      </w:pPr>
      <w:rPr>
        <w:rFonts w:ascii="Times New Roman" w:hAnsi="Times New Roman" w:hint="default"/>
        <w:sz w:val="22"/>
        <w:u w:val="none"/>
      </w:rPr>
    </w:lvl>
    <w:lvl w:ilvl="2">
      <w:start w:val="1"/>
      <w:numFmt w:val="upperLetter"/>
      <w:lvlText w:val="%3."/>
      <w:lvlJc w:val="left"/>
      <w:pPr>
        <w:tabs>
          <w:tab w:val="num" w:pos="950"/>
        </w:tabs>
        <w:ind w:left="950" w:hanging="475"/>
      </w:pPr>
      <w:rPr>
        <w:rFonts w:ascii="Times New Roman" w:hAnsi="Times New Roman" w:hint="default"/>
        <w:sz w:val="22"/>
      </w:rPr>
    </w:lvl>
    <w:lvl w:ilvl="3">
      <w:start w:val="1"/>
      <w:numFmt w:val="decimal"/>
      <w:lvlText w:val="%4."/>
      <w:lvlJc w:val="left"/>
      <w:pPr>
        <w:tabs>
          <w:tab w:val="num" w:pos="1440"/>
        </w:tabs>
        <w:ind w:left="1440" w:hanging="490"/>
      </w:pPr>
      <w:rPr>
        <w:rFonts w:ascii="Times New Roman" w:hAnsi="Times New Roman" w:hint="default"/>
        <w:sz w:val="22"/>
      </w:rPr>
    </w:lvl>
    <w:lvl w:ilvl="4">
      <w:start w:val="1"/>
      <w:numFmt w:val="lowerLetter"/>
      <w:lvlText w:val="%5."/>
      <w:lvlJc w:val="left"/>
      <w:pPr>
        <w:tabs>
          <w:tab w:val="num" w:pos="1915"/>
        </w:tabs>
        <w:ind w:left="1915" w:hanging="475"/>
      </w:pPr>
      <w:rPr>
        <w:rFonts w:ascii="Times New Roman" w:hAnsi="Times New Roman" w:hint="default"/>
        <w:sz w:val="22"/>
      </w:rPr>
    </w:lvl>
    <w:lvl w:ilvl="5">
      <w:start w:val="1"/>
      <w:numFmt w:val="decimal"/>
      <w:lvlText w:val="(%6)"/>
      <w:lvlJc w:val="left"/>
      <w:pPr>
        <w:tabs>
          <w:tab w:val="num" w:pos="2520"/>
        </w:tabs>
        <w:ind w:left="2520" w:hanging="605"/>
      </w:pPr>
      <w:rPr>
        <w:rFonts w:ascii="Times New Roman" w:hAnsi="Times New Roman" w:hint="default"/>
        <w:sz w:val="22"/>
      </w:rPr>
    </w:lvl>
    <w:lvl w:ilvl="6">
      <w:start w:val="1"/>
      <w:numFmt w:val="lowerLetter"/>
      <w:lvlText w:val="(%7)"/>
      <w:lvlJc w:val="left"/>
      <w:pPr>
        <w:tabs>
          <w:tab w:val="num" w:pos="3125"/>
        </w:tabs>
        <w:ind w:left="3125" w:hanging="605"/>
      </w:pPr>
      <w:rPr>
        <w:rFonts w:ascii="Times New Roman" w:hAnsi="Times New Roman" w:hint="default"/>
        <w:sz w:val="22"/>
      </w:rPr>
    </w:lvl>
    <w:lvl w:ilvl="7">
      <w:start w:val="1"/>
      <w:numFmt w:val="decimal"/>
      <w:lvlText w:val="%8)"/>
      <w:lvlJc w:val="left"/>
      <w:pPr>
        <w:tabs>
          <w:tab w:val="num" w:pos="3730"/>
        </w:tabs>
        <w:ind w:left="3730" w:hanging="605"/>
      </w:pPr>
      <w:rPr>
        <w:rFonts w:ascii="Times New Roman" w:hAnsi="Times New Roman" w:hint="default"/>
        <w:sz w:val="22"/>
      </w:rPr>
    </w:lvl>
    <w:lvl w:ilvl="8">
      <w:start w:val="1"/>
      <w:numFmt w:val="lowerLetter"/>
      <w:lvlText w:val="%9)"/>
      <w:lvlJc w:val="left"/>
      <w:pPr>
        <w:tabs>
          <w:tab w:val="num" w:pos="4334"/>
        </w:tabs>
        <w:ind w:left="4334" w:hanging="604"/>
      </w:pPr>
      <w:rPr>
        <w:rFonts w:ascii="Times New Roman" w:hAnsi="Times New Roman" w:hint="default"/>
        <w:sz w:val="22"/>
      </w:rPr>
    </w:lvl>
  </w:abstractNum>
  <w:abstractNum w:abstractNumId="10" w15:restartNumberingAfterBreak="0">
    <w:nsid w:val="77DD2C55"/>
    <w:multiLevelType w:val="multilevel"/>
    <w:tmpl w:val="D4AA2DE0"/>
    <w:lvl w:ilvl="0">
      <w:start w:val="1"/>
      <w:numFmt w:val="none"/>
      <w:pStyle w:val="EJCDCStandardEX1-Article1"/>
      <w:suff w:val="nothing"/>
      <w:lvlText w:val=""/>
      <w:lvlJc w:val="left"/>
      <w:pPr>
        <w:ind w:left="0" w:firstLine="0"/>
      </w:pPr>
      <w:rPr>
        <w:rFonts w:ascii="Calibri" w:hAnsi="Calibri" w:hint="default"/>
        <w:b/>
        <w:i w:val="0"/>
        <w:caps/>
        <w:sz w:val="22"/>
      </w:rPr>
    </w:lvl>
    <w:lvl w:ilvl="1">
      <w:start w:val="1"/>
      <w:numFmt w:val="decimal"/>
      <w:lvlText w:val="%2."/>
      <w:lvlJc w:val="left"/>
      <w:pPr>
        <w:tabs>
          <w:tab w:val="num" w:pos="720"/>
        </w:tabs>
        <w:ind w:left="0" w:firstLine="0"/>
      </w:pPr>
      <w:rPr>
        <w:rFonts w:ascii="Arial Bold" w:hAnsi="Arial Bold" w:hint="default"/>
        <w:b/>
        <w:i w:val="0"/>
        <w:caps/>
        <w:sz w:val="16"/>
      </w:rPr>
    </w:lvl>
    <w:lvl w:ilvl="2">
      <w:start w:val="1"/>
      <w:numFmt w:val="upperLetter"/>
      <w:pStyle w:val="EJCDCStandardEX3-SubparagraphA"/>
      <w:lvlText w:val="%3."/>
      <w:lvlJc w:val="left"/>
      <w:pPr>
        <w:tabs>
          <w:tab w:val="num" w:pos="360"/>
        </w:tabs>
        <w:ind w:left="0" w:firstLine="0"/>
      </w:pPr>
      <w:rPr>
        <w:rFonts w:ascii="Arial" w:hAnsi="Arial" w:hint="default"/>
        <w:b w:val="0"/>
        <w:i w:val="0"/>
        <w:sz w:val="16"/>
      </w:rPr>
    </w:lvl>
    <w:lvl w:ilvl="3">
      <w:start w:val="1"/>
      <w:numFmt w:val="decimal"/>
      <w:pStyle w:val="EJCDCStandardEX4-Subparagraph1"/>
      <w:lvlText w:val="%4."/>
      <w:lvlJc w:val="left"/>
      <w:pPr>
        <w:tabs>
          <w:tab w:val="num" w:pos="1584"/>
        </w:tabs>
        <w:ind w:left="1584" w:hanging="432"/>
      </w:pPr>
      <w:rPr>
        <w:rFonts w:ascii="Calibri" w:hAnsi="Calibri" w:hint="default"/>
        <w:b w:val="0"/>
        <w:i w:val="0"/>
        <w:sz w:val="22"/>
      </w:rPr>
    </w:lvl>
    <w:lvl w:ilvl="4">
      <w:start w:val="1"/>
      <w:numFmt w:val="lowerLetter"/>
      <w:pStyle w:val="EJCDCStandardEX5-Subparagrapha"/>
      <w:lvlText w:val="%5."/>
      <w:lvlJc w:val="left"/>
      <w:pPr>
        <w:tabs>
          <w:tab w:val="num" w:pos="2016"/>
        </w:tabs>
        <w:ind w:left="2016" w:hanging="432"/>
      </w:pPr>
      <w:rPr>
        <w:rFonts w:ascii="Calibri" w:hAnsi="Calibri" w:hint="default"/>
        <w:b w:val="0"/>
        <w:i w:val="0"/>
        <w:sz w:val="22"/>
      </w:rPr>
    </w:lvl>
    <w:lvl w:ilvl="5">
      <w:start w:val="1"/>
      <w:numFmt w:val="decimal"/>
      <w:pStyle w:val="EJCDCStandardEX6-Subparagraph1"/>
      <w:lvlText w:val="%6)"/>
      <w:lvlJc w:val="left"/>
      <w:pPr>
        <w:tabs>
          <w:tab w:val="num" w:pos="2448"/>
        </w:tabs>
        <w:ind w:left="2448" w:hanging="432"/>
      </w:pPr>
      <w:rPr>
        <w:rFonts w:ascii="Calibri" w:hAnsi="Calibri" w:hint="default"/>
        <w:b w:val="0"/>
        <w:i w:val="0"/>
        <w:sz w:val="22"/>
      </w:rPr>
    </w:lvl>
    <w:lvl w:ilvl="6">
      <w:start w:val="1"/>
      <w:numFmt w:val="lowerRoman"/>
      <w:pStyle w:val="EJCDCStandardEX7-Subparagraphi"/>
      <w:lvlText w:val="%7)"/>
      <w:lvlJc w:val="left"/>
      <w:pPr>
        <w:tabs>
          <w:tab w:val="num" w:pos="2880"/>
        </w:tabs>
        <w:ind w:left="2880" w:hanging="432"/>
      </w:pPr>
      <w:rPr>
        <w:rFonts w:ascii="Calibri" w:hAnsi="Calibri" w:hint="default"/>
        <w:b w:val="0"/>
        <w:i w:val="0"/>
        <w:sz w:val="22"/>
      </w:rPr>
    </w:lvl>
    <w:lvl w:ilvl="7">
      <w:start w:val="1"/>
      <w:numFmt w:val="lowerLetter"/>
      <w:pStyle w:val="EJCDCStandardEX8-Subparagrapha"/>
      <w:lvlText w:val="(%8)"/>
      <w:lvlJc w:val="left"/>
      <w:pPr>
        <w:tabs>
          <w:tab w:val="num" w:pos="3312"/>
        </w:tabs>
        <w:ind w:left="3312" w:hanging="432"/>
      </w:pPr>
      <w:rPr>
        <w:rFonts w:ascii="Calibri" w:hAnsi="Calibri" w:hint="default"/>
        <w:b w:val="0"/>
        <w:i w:val="0"/>
        <w:sz w:val="22"/>
      </w:rPr>
    </w:lvl>
    <w:lvl w:ilvl="8">
      <w:start w:val="1"/>
      <w:numFmt w:val="lowerRoman"/>
      <w:pStyle w:val="EJCDCStandardEX9-Subparagraphi"/>
      <w:lvlText w:val="(%9)"/>
      <w:lvlJc w:val="left"/>
      <w:pPr>
        <w:tabs>
          <w:tab w:val="num" w:pos="3744"/>
        </w:tabs>
        <w:ind w:left="3744" w:hanging="432"/>
      </w:pPr>
      <w:rPr>
        <w:rFonts w:ascii="Calibri" w:hAnsi="Calibri" w:hint="default"/>
        <w:b w:val="0"/>
        <w:i w:val="0"/>
        <w:sz w:val="22"/>
      </w:rPr>
    </w:lvl>
  </w:abstractNum>
  <w:abstractNum w:abstractNumId="11" w15:restartNumberingAfterBreak="0">
    <w:nsid w:val="78373865"/>
    <w:multiLevelType w:val="hybridMultilevel"/>
    <w:tmpl w:val="F30E1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25459F"/>
    <w:multiLevelType w:val="multilevel"/>
    <w:tmpl w:val="2E9EB18E"/>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352338415">
    <w:abstractNumId w:val="8"/>
  </w:num>
  <w:num w:numId="2" w16cid:durableId="1908807845">
    <w:abstractNumId w:val="5"/>
  </w:num>
  <w:num w:numId="3" w16cid:durableId="705184127">
    <w:abstractNumId w:val="9"/>
  </w:num>
  <w:num w:numId="4" w16cid:durableId="306665960">
    <w:abstractNumId w:val="4"/>
  </w:num>
  <w:num w:numId="5" w16cid:durableId="398476168">
    <w:abstractNumId w:val="12"/>
  </w:num>
  <w:num w:numId="6" w16cid:durableId="1540049167">
    <w:abstractNumId w:val="3"/>
  </w:num>
  <w:num w:numId="7" w16cid:durableId="55205308">
    <w:abstractNumId w:val="1"/>
  </w:num>
  <w:num w:numId="8" w16cid:durableId="724181594">
    <w:abstractNumId w:val="0"/>
  </w:num>
  <w:num w:numId="9" w16cid:durableId="545993230">
    <w:abstractNumId w:val="2"/>
  </w:num>
  <w:num w:numId="10" w16cid:durableId="358316855">
    <w:abstractNumId w:val="11"/>
  </w:num>
  <w:num w:numId="11" w16cid:durableId="1976636121">
    <w:abstractNumId w:val="7"/>
  </w:num>
  <w:num w:numId="12" w16cid:durableId="49810858">
    <w:abstractNumId w:val="7"/>
    <w:lvlOverride w:ilvl="0">
      <w:startOverride w:val="1"/>
    </w:lvlOverride>
  </w:num>
  <w:num w:numId="13" w16cid:durableId="226845646">
    <w:abstractNumId w:val="10"/>
  </w:num>
  <w:num w:numId="14" w16cid:durableId="17618302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581282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033018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5232455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raa, Ryan D">
    <w15:presenceInfo w15:providerId="AD" w15:userId="S::rdvraa@burnsmcd.com::3a98cc19-b090-4024-8af3-4155940fa5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forms" w:enforcement="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4E0"/>
    <w:rsid w:val="00002430"/>
    <w:rsid w:val="000176D6"/>
    <w:rsid w:val="00021004"/>
    <w:rsid w:val="0002390D"/>
    <w:rsid w:val="0002553B"/>
    <w:rsid w:val="00037B11"/>
    <w:rsid w:val="00037F65"/>
    <w:rsid w:val="00043874"/>
    <w:rsid w:val="000457F7"/>
    <w:rsid w:val="000460C6"/>
    <w:rsid w:val="00051827"/>
    <w:rsid w:val="000557C0"/>
    <w:rsid w:val="00055D49"/>
    <w:rsid w:val="0005688D"/>
    <w:rsid w:val="00056C37"/>
    <w:rsid w:val="0006056E"/>
    <w:rsid w:val="000619A1"/>
    <w:rsid w:val="00061B5D"/>
    <w:rsid w:val="00073344"/>
    <w:rsid w:val="000771F5"/>
    <w:rsid w:val="000846A9"/>
    <w:rsid w:val="0009022D"/>
    <w:rsid w:val="000930F6"/>
    <w:rsid w:val="000B7F52"/>
    <w:rsid w:val="000C4456"/>
    <w:rsid w:val="000C6899"/>
    <w:rsid w:val="000D2D2C"/>
    <w:rsid w:val="000D69C5"/>
    <w:rsid w:val="000D6E0D"/>
    <w:rsid w:val="000E0AA3"/>
    <w:rsid w:val="000E1604"/>
    <w:rsid w:val="000F69E9"/>
    <w:rsid w:val="00110DC1"/>
    <w:rsid w:val="0011377D"/>
    <w:rsid w:val="001253E8"/>
    <w:rsid w:val="00126797"/>
    <w:rsid w:val="00126AC7"/>
    <w:rsid w:val="001272F8"/>
    <w:rsid w:val="00131F00"/>
    <w:rsid w:val="0013338A"/>
    <w:rsid w:val="0013343D"/>
    <w:rsid w:val="00136691"/>
    <w:rsid w:val="0013785D"/>
    <w:rsid w:val="00142B8A"/>
    <w:rsid w:val="00143480"/>
    <w:rsid w:val="00151CE4"/>
    <w:rsid w:val="00156AA2"/>
    <w:rsid w:val="00157232"/>
    <w:rsid w:val="00167810"/>
    <w:rsid w:val="00167C27"/>
    <w:rsid w:val="00170B90"/>
    <w:rsid w:val="001740E7"/>
    <w:rsid w:val="00175786"/>
    <w:rsid w:val="00181E22"/>
    <w:rsid w:val="00183EEE"/>
    <w:rsid w:val="00193238"/>
    <w:rsid w:val="001934B7"/>
    <w:rsid w:val="0019594B"/>
    <w:rsid w:val="00196416"/>
    <w:rsid w:val="00196547"/>
    <w:rsid w:val="00197963"/>
    <w:rsid w:val="001A4892"/>
    <w:rsid w:val="001B3DC0"/>
    <w:rsid w:val="001B657F"/>
    <w:rsid w:val="001C4CA8"/>
    <w:rsid w:val="001C5F5E"/>
    <w:rsid w:val="001C6F49"/>
    <w:rsid w:val="001D2204"/>
    <w:rsid w:val="001D67E5"/>
    <w:rsid w:val="001E10D8"/>
    <w:rsid w:val="001E2628"/>
    <w:rsid w:val="001E2B13"/>
    <w:rsid w:val="001E36B7"/>
    <w:rsid w:val="001F2D02"/>
    <w:rsid w:val="001F605D"/>
    <w:rsid w:val="00202A96"/>
    <w:rsid w:val="0020651B"/>
    <w:rsid w:val="00207928"/>
    <w:rsid w:val="00215E4A"/>
    <w:rsid w:val="00215F40"/>
    <w:rsid w:val="00215FA7"/>
    <w:rsid w:val="0022000E"/>
    <w:rsid w:val="0023021D"/>
    <w:rsid w:val="0023211C"/>
    <w:rsid w:val="002325E2"/>
    <w:rsid w:val="00233FB9"/>
    <w:rsid w:val="00235597"/>
    <w:rsid w:val="002412A7"/>
    <w:rsid w:val="0024372B"/>
    <w:rsid w:val="00243B12"/>
    <w:rsid w:val="00250CC1"/>
    <w:rsid w:val="00251B71"/>
    <w:rsid w:val="00253619"/>
    <w:rsid w:val="00254011"/>
    <w:rsid w:val="002541B2"/>
    <w:rsid w:val="002553EE"/>
    <w:rsid w:val="00263690"/>
    <w:rsid w:val="002667E5"/>
    <w:rsid w:val="002915C6"/>
    <w:rsid w:val="00292C14"/>
    <w:rsid w:val="00293DB8"/>
    <w:rsid w:val="0029418C"/>
    <w:rsid w:val="00295C16"/>
    <w:rsid w:val="002A6775"/>
    <w:rsid w:val="002B0442"/>
    <w:rsid w:val="002C08B9"/>
    <w:rsid w:val="002C1742"/>
    <w:rsid w:val="002C4FCE"/>
    <w:rsid w:val="002D10A9"/>
    <w:rsid w:val="002D2807"/>
    <w:rsid w:val="002D5BA9"/>
    <w:rsid w:val="002D7E8E"/>
    <w:rsid w:val="002E671F"/>
    <w:rsid w:val="002F249D"/>
    <w:rsid w:val="002F4617"/>
    <w:rsid w:val="002F5E12"/>
    <w:rsid w:val="002F754F"/>
    <w:rsid w:val="00307BD5"/>
    <w:rsid w:val="00310E18"/>
    <w:rsid w:val="003120C1"/>
    <w:rsid w:val="003159F2"/>
    <w:rsid w:val="00315BC0"/>
    <w:rsid w:val="003163DE"/>
    <w:rsid w:val="00320AAC"/>
    <w:rsid w:val="003220F2"/>
    <w:rsid w:val="00325980"/>
    <w:rsid w:val="00326F5A"/>
    <w:rsid w:val="00330720"/>
    <w:rsid w:val="00333849"/>
    <w:rsid w:val="0033680A"/>
    <w:rsid w:val="00341001"/>
    <w:rsid w:val="00342F0C"/>
    <w:rsid w:val="0034478A"/>
    <w:rsid w:val="003460E6"/>
    <w:rsid w:val="0034687E"/>
    <w:rsid w:val="0035609C"/>
    <w:rsid w:val="00360A17"/>
    <w:rsid w:val="00362481"/>
    <w:rsid w:val="00371A4B"/>
    <w:rsid w:val="0037253C"/>
    <w:rsid w:val="003772F8"/>
    <w:rsid w:val="00383E1E"/>
    <w:rsid w:val="00383EF0"/>
    <w:rsid w:val="003850D2"/>
    <w:rsid w:val="003851D8"/>
    <w:rsid w:val="00385CD3"/>
    <w:rsid w:val="0039341D"/>
    <w:rsid w:val="00395C2B"/>
    <w:rsid w:val="003A234A"/>
    <w:rsid w:val="003A29C8"/>
    <w:rsid w:val="003A4788"/>
    <w:rsid w:val="003A4CD5"/>
    <w:rsid w:val="003A768B"/>
    <w:rsid w:val="003A791E"/>
    <w:rsid w:val="003B13C1"/>
    <w:rsid w:val="003B27B4"/>
    <w:rsid w:val="003B6167"/>
    <w:rsid w:val="003B6D4B"/>
    <w:rsid w:val="003C0A56"/>
    <w:rsid w:val="003C1372"/>
    <w:rsid w:val="003C2FE5"/>
    <w:rsid w:val="003C550C"/>
    <w:rsid w:val="003C59B9"/>
    <w:rsid w:val="003C6112"/>
    <w:rsid w:val="003D4817"/>
    <w:rsid w:val="003E08F4"/>
    <w:rsid w:val="003E3518"/>
    <w:rsid w:val="003E450F"/>
    <w:rsid w:val="003E464C"/>
    <w:rsid w:val="003E48D5"/>
    <w:rsid w:val="003E4E8F"/>
    <w:rsid w:val="003F17E1"/>
    <w:rsid w:val="003F5608"/>
    <w:rsid w:val="004011CC"/>
    <w:rsid w:val="00404848"/>
    <w:rsid w:val="0040745F"/>
    <w:rsid w:val="00422E43"/>
    <w:rsid w:val="00426A91"/>
    <w:rsid w:val="0043009E"/>
    <w:rsid w:val="0043774A"/>
    <w:rsid w:val="0044136A"/>
    <w:rsid w:val="00441F5B"/>
    <w:rsid w:val="004438EC"/>
    <w:rsid w:val="00444BC1"/>
    <w:rsid w:val="004530F1"/>
    <w:rsid w:val="00456A9C"/>
    <w:rsid w:val="0045762F"/>
    <w:rsid w:val="00457878"/>
    <w:rsid w:val="00457A7A"/>
    <w:rsid w:val="00457EEB"/>
    <w:rsid w:val="004609ED"/>
    <w:rsid w:val="00462DDA"/>
    <w:rsid w:val="00465FB7"/>
    <w:rsid w:val="00474C8E"/>
    <w:rsid w:val="004760C8"/>
    <w:rsid w:val="004802DA"/>
    <w:rsid w:val="0048086A"/>
    <w:rsid w:val="004837F1"/>
    <w:rsid w:val="00484A50"/>
    <w:rsid w:val="00485244"/>
    <w:rsid w:val="00486283"/>
    <w:rsid w:val="00491E31"/>
    <w:rsid w:val="00493C8B"/>
    <w:rsid w:val="004978B2"/>
    <w:rsid w:val="00497ECE"/>
    <w:rsid w:val="004A2088"/>
    <w:rsid w:val="004A5EFD"/>
    <w:rsid w:val="004A6C73"/>
    <w:rsid w:val="004A7151"/>
    <w:rsid w:val="004B005B"/>
    <w:rsid w:val="004B0630"/>
    <w:rsid w:val="004B18B2"/>
    <w:rsid w:val="004B1B85"/>
    <w:rsid w:val="004B3F8D"/>
    <w:rsid w:val="004B78F3"/>
    <w:rsid w:val="004C0A94"/>
    <w:rsid w:val="004C3AEC"/>
    <w:rsid w:val="004C5615"/>
    <w:rsid w:val="004E1640"/>
    <w:rsid w:val="004E4E72"/>
    <w:rsid w:val="004E5881"/>
    <w:rsid w:val="004E7EBF"/>
    <w:rsid w:val="004F7648"/>
    <w:rsid w:val="00502B39"/>
    <w:rsid w:val="005227C0"/>
    <w:rsid w:val="00525BBF"/>
    <w:rsid w:val="00531806"/>
    <w:rsid w:val="00534C69"/>
    <w:rsid w:val="0053550B"/>
    <w:rsid w:val="00551436"/>
    <w:rsid w:val="00552DDB"/>
    <w:rsid w:val="00564C15"/>
    <w:rsid w:val="0056550D"/>
    <w:rsid w:val="00567FD1"/>
    <w:rsid w:val="005707B2"/>
    <w:rsid w:val="005750A2"/>
    <w:rsid w:val="00577736"/>
    <w:rsid w:val="005807C5"/>
    <w:rsid w:val="005809DD"/>
    <w:rsid w:val="00580C13"/>
    <w:rsid w:val="00584394"/>
    <w:rsid w:val="00585DFC"/>
    <w:rsid w:val="00587F9B"/>
    <w:rsid w:val="00591BE9"/>
    <w:rsid w:val="00593F57"/>
    <w:rsid w:val="0059422C"/>
    <w:rsid w:val="005A2C88"/>
    <w:rsid w:val="005A31CE"/>
    <w:rsid w:val="005A497B"/>
    <w:rsid w:val="005A71A5"/>
    <w:rsid w:val="005B216F"/>
    <w:rsid w:val="005C2F46"/>
    <w:rsid w:val="005C4B15"/>
    <w:rsid w:val="005C680A"/>
    <w:rsid w:val="005C7E5E"/>
    <w:rsid w:val="005D0105"/>
    <w:rsid w:val="005D1A27"/>
    <w:rsid w:val="005D39BD"/>
    <w:rsid w:val="005D5B9E"/>
    <w:rsid w:val="005E1458"/>
    <w:rsid w:val="005E1502"/>
    <w:rsid w:val="005E7579"/>
    <w:rsid w:val="005F232A"/>
    <w:rsid w:val="005F4D79"/>
    <w:rsid w:val="005F5118"/>
    <w:rsid w:val="006000FD"/>
    <w:rsid w:val="00606832"/>
    <w:rsid w:val="00611AB7"/>
    <w:rsid w:val="006169D1"/>
    <w:rsid w:val="0063031E"/>
    <w:rsid w:val="00631939"/>
    <w:rsid w:val="00632DA8"/>
    <w:rsid w:val="006331C0"/>
    <w:rsid w:val="0063402F"/>
    <w:rsid w:val="006403CC"/>
    <w:rsid w:val="00641F76"/>
    <w:rsid w:val="00641FDE"/>
    <w:rsid w:val="00645F5C"/>
    <w:rsid w:val="00650675"/>
    <w:rsid w:val="00652771"/>
    <w:rsid w:val="0065288D"/>
    <w:rsid w:val="00653744"/>
    <w:rsid w:val="00654000"/>
    <w:rsid w:val="00654D4E"/>
    <w:rsid w:val="0065795C"/>
    <w:rsid w:val="00660C93"/>
    <w:rsid w:val="006679F0"/>
    <w:rsid w:val="00670B8A"/>
    <w:rsid w:val="006772ED"/>
    <w:rsid w:val="00680B7E"/>
    <w:rsid w:val="00684BC0"/>
    <w:rsid w:val="00692552"/>
    <w:rsid w:val="00692F4A"/>
    <w:rsid w:val="006A4B4A"/>
    <w:rsid w:val="006A53D6"/>
    <w:rsid w:val="006A71FF"/>
    <w:rsid w:val="006B25FC"/>
    <w:rsid w:val="006C30A2"/>
    <w:rsid w:val="006C53F1"/>
    <w:rsid w:val="006C7F46"/>
    <w:rsid w:val="006D13E3"/>
    <w:rsid w:val="006D4F97"/>
    <w:rsid w:val="006E0B5F"/>
    <w:rsid w:val="006E7F13"/>
    <w:rsid w:val="006F65F5"/>
    <w:rsid w:val="007053A0"/>
    <w:rsid w:val="00710CF9"/>
    <w:rsid w:val="00717C2E"/>
    <w:rsid w:val="007248B7"/>
    <w:rsid w:val="0073062A"/>
    <w:rsid w:val="0073173A"/>
    <w:rsid w:val="00731CE6"/>
    <w:rsid w:val="00734C6B"/>
    <w:rsid w:val="00741D3D"/>
    <w:rsid w:val="00744F8C"/>
    <w:rsid w:val="00752554"/>
    <w:rsid w:val="007528EA"/>
    <w:rsid w:val="00757B4E"/>
    <w:rsid w:val="00762B4D"/>
    <w:rsid w:val="00764B88"/>
    <w:rsid w:val="00770ED4"/>
    <w:rsid w:val="00773B0B"/>
    <w:rsid w:val="007744EC"/>
    <w:rsid w:val="00784FBF"/>
    <w:rsid w:val="007906F6"/>
    <w:rsid w:val="00791DA9"/>
    <w:rsid w:val="00792AAD"/>
    <w:rsid w:val="00793481"/>
    <w:rsid w:val="00793DC8"/>
    <w:rsid w:val="00794912"/>
    <w:rsid w:val="00796BE3"/>
    <w:rsid w:val="00796FD1"/>
    <w:rsid w:val="0079773F"/>
    <w:rsid w:val="007B3DCD"/>
    <w:rsid w:val="007B685C"/>
    <w:rsid w:val="007C1172"/>
    <w:rsid w:val="007C24D6"/>
    <w:rsid w:val="007C352F"/>
    <w:rsid w:val="007C4CB0"/>
    <w:rsid w:val="007E123C"/>
    <w:rsid w:val="007E3CFC"/>
    <w:rsid w:val="007F63E2"/>
    <w:rsid w:val="007F7932"/>
    <w:rsid w:val="008010B7"/>
    <w:rsid w:val="00803818"/>
    <w:rsid w:val="00812A77"/>
    <w:rsid w:val="00817FE7"/>
    <w:rsid w:val="00823730"/>
    <w:rsid w:val="00825CAE"/>
    <w:rsid w:val="008301E3"/>
    <w:rsid w:val="00833BD3"/>
    <w:rsid w:val="008348A6"/>
    <w:rsid w:val="00835154"/>
    <w:rsid w:val="008423A2"/>
    <w:rsid w:val="008444B7"/>
    <w:rsid w:val="008529A6"/>
    <w:rsid w:val="00857325"/>
    <w:rsid w:val="0086054E"/>
    <w:rsid w:val="00864EE8"/>
    <w:rsid w:val="00867626"/>
    <w:rsid w:val="00871069"/>
    <w:rsid w:val="0087730A"/>
    <w:rsid w:val="008775AA"/>
    <w:rsid w:val="00883375"/>
    <w:rsid w:val="008839C1"/>
    <w:rsid w:val="00883F13"/>
    <w:rsid w:val="00885443"/>
    <w:rsid w:val="00886066"/>
    <w:rsid w:val="008912C1"/>
    <w:rsid w:val="0089176F"/>
    <w:rsid w:val="00895ADA"/>
    <w:rsid w:val="008A2739"/>
    <w:rsid w:val="008B0431"/>
    <w:rsid w:val="008B0D83"/>
    <w:rsid w:val="008B19D9"/>
    <w:rsid w:val="008B2208"/>
    <w:rsid w:val="008B47FB"/>
    <w:rsid w:val="008B6DB0"/>
    <w:rsid w:val="008B7950"/>
    <w:rsid w:val="008C0D12"/>
    <w:rsid w:val="008C31EA"/>
    <w:rsid w:val="008D12A7"/>
    <w:rsid w:val="008D368A"/>
    <w:rsid w:val="008D4293"/>
    <w:rsid w:val="008D4826"/>
    <w:rsid w:val="008D5059"/>
    <w:rsid w:val="008E62AD"/>
    <w:rsid w:val="008E6C8B"/>
    <w:rsid w:val="008F018A"/>
    <w:rsid w:val="008F3733"/>
    <w:rsid w:val="008F7EDD"/>
    <w:rsid w:val="00900141"/>
    <w:rsid w:val="009022F0"/>
    <w:rsid w:val="00904A54"/>
    <w:rsid w:val="00904A99"/>
    <w:rsid w:val="009071A1"/>
    <w:rsid w:val="009120C7"/>
    <w:rsid w:val="009261C6"/>
    <w:rsid w:val="00933133"/>
    <w:rsid w:val="00941CD0"/>
    <w:rsid w:val="009420A0"/>
    <w:rsid w:val="00947FF3"/>
    <w:rsid w:val="0095052E"/>
    <w:rsid w:val="009506F2"/>
    <w:rsid w:val="009608EF"/>
    <w:rsid w:val="00960FCF"/>
    <w:rsid w:val="0096166D"/>
    <w:rsid w:val="00963091"/>
    <w:rsid w:val="00963ED1"/>
    <w:rsid w:val="009648AC"/>
    <w:rsid w:val="00965504"/>
    <w:rsid w:val="00966B00"/>
    <w:rsid w:val="00967230"/>
    <w:rsid w:val="009731F1"/>
    <w:rsid w:val="00973520"/>
    <w:rsid w:val="00974936"/>
    <w:rsid w:val="00976C38"/>
    <w:rsid w:val="00981210"/>
    <w:rsid w:val="00985026"/>
    <w:rsid w:val="00993599"/>
    <w:rsid w:val="00995025"/>
    <w:rsid w:val="0099789A"/>
    <w:rsid w:val="009A0266"/>
    <w:rsid w:val="009A338A"/>
    <w:rsid w:val="009A3AB8"/>
    <w:rsid w:val="009A6EDE"/>
    <w:rsid w:val="009A768C"/>
    <w:rsid w:val="009B2D8D"/>
    <w:rsid w:val="009B377A"/>
    <w:rsid w:val="009B5400"/>
    <w:rsid w:val="009C007B"/>
    <w:rsid w:val="009C1A2B"/>
    <w:rsid w:val="009C5219"/>
    <w:rsid w:val="009D21B4"/>
    <w:rsid w:val="009D5B8A"/>
    <w:rsid w:val="009D7827"/>
    <w:rsid w:val="009D7EA7"/>
    <w:rsid w:val="009E0165"/>
    <w:rsid w:val="009E0A80"/>
    <w:rsid w:val="009E0CD2"/>
    <w:rsid w:val="009E61A7"/>
    <w:rsid w:val="009F3BF3"/>
    <w:rsid w:val="009F648A"/>
    <w:rsid w:val="00A00035"/>
    <w:rsid w:val="00A0146A"/>
    <w:rsid w:val="00A02E7C"/>
    <w:rsid w:val="00A02FAF"/>
    <w:rsid w:val="00A1000D"/>
    <w:rsid w:val="00A12354"/>
    <w:rsid w:val="00A1582A"/>
    <w:rsid w:val="00A1643F"/>
    <w:rsid w:val="00A25F15"/>
    <w:rsid w:val="00A309A8"/>
    <w:rsid w:val="00A34E74"/>
    <w:rsid w:val="00A36618"/>
    <w:rsid w:val="00A3687B"/>
    <w:rsid w:val="00A40DEE"/>
    <w:rsid w:val="00A43ABA"/>
    <w:rsid w:val="00A450EE"/>
    <w:rsid w:val="00A5018C"/>
    <w:rsid w:val="00A52BE9"/>
    <w:rsid w:val="00A56689"/>
    <w:rsid w:val="00A70FCD"/>
    <w:rsid w:val="00A82FAB"/>
    <w:rsid w:val="00A92894"/>
    <w:rsid w:val="00A92DAF"/>
    <w:rsid w:val="00A931B9"/>
    <w:rsid w:val="00A96E8C"/>
    <w:rsid w:val="00AA0839"/>
    <w:rsid w:val="00AA12AF"/>
    <w:rsid w:val="00AA3B76"/>
    <w:rsid w:val="00AA4A1E"/>
    <w:rsid w:val="00AA6C4A"/>
    <w:rsid w:val="00AB7168"/>
    <w:rsid w:val="00AB768B"/>
    <w:rsid w:val="00AC0C49"/>
    <w:rsid w:val="00AC1CBD"/>
    <w:rsid w:val="00AC2095"/>
    <w:rsid w:val="00AC4581"/>
    <w:rsid w:val="00AD1674"/>
    <w:rsid w:val="00AD2B3E"/>
    <w:rsid w:val="00AD487C"/>
    <w:rsid w:val="00AD6CA9"/>
    <w:rsid w:val="00AE5A48"/>
    <w:rsid w:val="00AE6E84"/>
    <w:rsid w:val="00AF3478"/>
    <w:rsid w:val="00AF4B2E"/>
    <w:rsid w:val="00AF7CBD"/>
    <w:rsid w:val="00B022FA"/>
    <w:rsid w:val="00B024B4"/>
    <w:rsid w:val="00B1631D"/>
    <w:rsid w:val="00B26739"/>
    <w:rsid w:val="00B40CBE"/>
    <w:rsid w:val="00B42882"/>
    <w:rsid w:val="00B5138C"/>
    <w:rsid w:val="00B5410C"/>
    <w:rsid w:val="00B54737"/>
    <w:rsid w:val="00B5600A"/>
    <w:rsid w:val="00B63E2C"/>
    <w:rsid w:val="00B6422C"/>
    <w:rsid w:val="00B66B52"/>
    <w:rsid w:val="00B6714F"/>
    <w:rsid w:val="00B87AA6"/>
    <w:rsid w:val="00B944C2"/>
    <w:rsid w:val="00B94FE1"/>
    <w:rsid w:val="00BA2859"/>
    <w:rsid w:val="00BA3EF8"/>
    <w:rsid w:val="00BA5480"/>
    <w:rsid w:val="00BB04C6"/>
    <w:rsid w:val="00BB0BA0"/>
    <w:rsid w:val="00BB232E"/>
    <w:rsid w:val="00BB28B2"/>
    <w:rsid w:val="00BB39F9"/>
    <w:rsid w:val="00BB7D9D"/>
    <w:rsid w:val="00BC0A2D"/>
    <w:rsid w:val="00BC198C"/>
    <w:rsid w:val="00BC25DC"/>
    <w:rsid w:val="00BC3FAB"/>
    <w:rsid w:val="00BC4685"/>
    <w:rsid w:val="00BD32E0"/>
    <w:rsid w:val="00BD65F4"/>
    <w:rsid w:val="00BD7817"/>
    <w:rsid w:val="00BE2C70"/>
    <w:rsid w:val="00BE702A"/>
    <w:rsid w:val="00BF2D37"/>
    <w:rsid w:val="00BF3885"/>
    <w:rsid w:val="00C0059F"/>
    <w:rsid w:val="00C02BBF"/>
    <w:rsid w:val="00C04AA5"/>
    <w:rsid w:val="00C05AB1"/>
    <w:rsid w:val="00C102A1"/>
    <w:rsid w:val="00C10AF6"/>
    <w:rsid w:val="00C12316"/>
    <w:rsid w:val="00C16B16"/>
    <w:rsid w:val="00C17D1E"/>
    <w:rsid w:val="00C258D3"/>
    <w:rsid w:val="00C30A6D"/>
    <w:rsid w:val="00C33492"/>
    <w:rsid w:val="00C34909"/>
    <w:rsid w:val="00C42F28"/>
    <w:rsid w:val="00C44887"/>
    <w:rsid w:val="00C44F22"/>
    <w:rsid w:val="00C4544D"/>
    <w:rsid w:val="00C458F8"/>
    <w:rsid w:val="00C47382"/>
    <w:rsid w:val="00C500B1"/>
    <w:rsid w:val="00C5531C"/>
    <w:rsid w:val="00C57034"/>
    <w:rsid w:val="00C57625"/>
    <w:rsid w:val="00C6019F"/>
    <w:rsid w:val="00C61EF1"/>
    <w:rsid w:val="00C63385"/>
    <w:rsid w:val="00C64BD4"/>
    <w:rsid w:val="00C679B4"/>
    <w:rsid w:val="00C8334D"/>
    <w:rsid w:val="00C85AB3"/>
    <w:rsid w:val="00C864A8"/>
    <w:rsid w:val="00C86BA6"/>
    <w:rsid w:val="00C9360D"/>
    <w:rsid w:val="00C94EDA"/>
    <w:rsid w:val="00C955E1"/>
    <w:rsid w:val="00CA760E"/>
    <w:rsid w:val="00CB3851"/>
    <w:rsid w:val="00CB4D22"/>
    <w:rsid w:val="00CC2D65"/>
    <w:rsid w:val="00CE283C"/>
    <w:rsid w:val="00CE31EB"/>
    <w:rsid w:val="00CE4A92"/>
    <w:rsid w:val="00CE4F25"/>
    <w:rsid w:val="00CE6287"/>
    <w:rsid w:val="00D04421"/>
    <w:rsid w:val="00D06579"/>
    <w:rsid w:val="00D073DD"/>
    <w:rsid w:val="00D15591"/>
    <w:rsid w:val="00D21E1E"/>
    <w:rsid w:val="00D241D1"/>
    <w:rsid w:val="00D26141"/>
    <w:rsid w:val="00D279AD"/>
    <w:rsid w:val="00D314B4"/>
    <w:rsid w:val="00D3362E"/>
    <w:rsid w:val="00D364EF"/>
    <w:rsid w:val="00D44414"/>
    <w:rsid w:val="00D473F8"/>
    <w:rsid w:val="00D52225"/>
    <w:rsid w:val="00D67A25"/>
    <w:rsid w:val="00D701EC"/>
    <w:rsid w:val="00D71856"/>
    <w:rsid w:val="00D7387B"/>
    <w:rsid w:val="00D85DC2"/>
    <w:rsid w:val="00D87DAE"/>
    <w:rsid w:val="00D94951"/>
    <w:rsid w:val="00D9512E"/>
    <w:rsid w:val="00DA0195"/>
    <w:rsid w:val="00DA09CE"/>
    <w:rsid w:val="00DA3A88"/>
    <w:rsid w:val="00DB101E"/>
    <w:rsid w:val="00DB2C57"/>
    <w:rsid w:val="00DB319D"/>
    <w:rsid w:val="00DB5029"/>
    <w:rsid w:val="00DC2892"/>
    <w:rsid w:val="00DC2DB5"/>
    <w:rsid w:val="00DC6258"/>
    <w:rsid w:val="00DC7114"/>
    <w:rsid w:val="00DE3513"/>
    <w:rsid w:val="00DF47BE"/>
    <w:rsid w:val="00DF485D"/>
    <w:rsid w:val="00E01354"/>
    <w:rsid w:val="00E044B4"/>
    <w:rsid w:val="00E06551"/>
    <w:rsid w:val="00E10FA8"/>
    <w:rsid w:val="00E15D39"/>
    <w:rsid w:val="00E24D58"/>
    <w:rsid w:val="00E25B78"/>
    <w:rsid w:val="00E268F2"/>
    <w:rsid w:val="00E332B1"/>
    <w:rsid w:val="00E3496A"/>
    <w:rsid w:val="00E34E7E"/>
    <w:rsid w:val="00E37588"/>
    <w:rsid w:val="00E40B38"/>
    <w:rsid w:val="00E40BFE"/>
    <w:rsid w:val="00E413CF"/>
    <w:rsid w:val="00E427F5"/>
    <w:rsid w:val="00E478F4"/>
    <w:rsid w:val="00E5018F"/>
    <w:rsid w:val="00E606C6"/>
    <w:rsid w:val="00E636E7"/>
    <w:rsid w:val="00E7491D"/>
    <w:rsid w:val="00E74EF0"/>
    <w:rsid w:val="00E75683"/>
    <w:rsid w:val="00E77175"/>
    <w:rsid w:val="00E7743A"/>
    <w:rsid w:val="00E820CF"/>
    <w:rsid w:val="00E82316"/>
    <w:rsid w:val="00E85152"/>
    <w:rsid w:val="00E94F71"/>
    <w:rsid w:val="00EA1EBA"/>
    <w:rsid w:val="00EB0EF7"/>
    <w:rsid w:val="00EB6AD5"/>
    <w:rsid w:val="00EB6CD9"/>
    <w:rsid w:val="00EC0C3F"/>
    <w:rsid w:val="00EC1FE3"/>
    <w:rsid w:val="00EC2B59"/>
    <w:rsid w:val="00ED3807"/>
    <w:rsid w:val="00ED3F0C"/>
    <w:rsid w:val="00ED4F90"/>
    <w:rsid w:val="00F038A5"/>
    <w:rsid w:val="00F0527B"/>
    <w:rsid w:val="00F06B05"/>
    <w:rsid w:val="00F07586"/>
    <w:rsid w:val="00F104DC"/>
    <w:rsid w:val="00F1406E"/>
    <w:rsid w:val="00F149DF"/>
    <w:rsid w:val="00F14BAF"/>
    <w:rsid w:val="00F16345"/>
    <w:rsid w:val="00F166C4"/>
    <w:rsid w:val="00F23021"/>
    <w:rsid w:val="00F25F89"/>
    <w:rsid w:val="00F27A49"/>
    <w:rsid w:val="00F35036"/>
    <w:rsid w:val="00F366D4"/>
    <w:rsid w:val="00F375E8"/>
    <w:rsid w:val="00F419F4"/>
    <w:rsid w:val="00F470B3"/>
    <w:rsid w:val="00F4791A"/>
    <w:rsid w:val="00F51AA8"/>
    <w:rsid w:val="00F5225B"/>
    <w:rsid w:val="00F532B5"/>
    <w:rsid w:val="00F57AE9"/>
    <w:rsid w:val="00F67273"/>
    <w:rsid w:val="00F704E0"/>
    <w:rsid w:val="00F716C8"/>
    <w:rsid w:val="00F7219A"/>
    <w:rsid w:val="00F7246C"/>
    <w:rsid w:val="00F7264A"/>
    <w:rsid w:val="00F76BF1"/>
    <w:rsid w:val="00F76C3F"/>
    <w:rsid w:val="00F7745C"/>
    <w:rsid w:val="00F81BB7"/>
    <w:rsid w:val="00F8274A"/>
    <w:rsid w:val="00F900AF"/>
    <w:rsid w:val="00F959A9"/>
    <w:rsid w:val="00FA0917"/>
    <w:rsid w:val="00FA697B"/>
    <w:rsid w:val="00FA7047"/>
    <w:rsid w:val="00FB1D77"/>
    <w:rsid w:val="00FB6B41"/>
    <w:rsid w:val="00FC04F1"/>
    <w:rsid w:val="00FC221D"/>
    <w:rsid w:val="00FC2C9A"/>
    <w:rsid w:val="00FC7BD4"/>
    <w:rsid w:val="00FC7BFE"/>
    <w:rsid w:val="00FD09FD"/>
    <w:rsid w:val="00FD1896"/>
    <w:rsid w:val="00FD2F86"/>
    <w:rsid w:val="00FD43A8"/>
    <w:rsid w:val="00FE2AF4"/>
    <w:rsid w:val="00FE2FB5"/>
    <w:rsid w:val="00FE4EE6"/>
    <w:rsid w:val="00FE78AA"/>
    <w:rsid w:val="00FF20A1"/>
    <w:rsid w:val="00FF2B1C"/>
    <w:rsid w:val="00FF2FD9"/>
    <w:rsid w:val="00FF4939"/>
    <w:rsid w:val="00FF6118"/>
    <w:rsid w:val="00FF6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FD4256"/>
  <w15:docId w15:val="{2FDC05B5-6361-43A2-94AA-494592BEC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rPr>
  </w:style>
  <w:style w:type="paragraph" w:styleId="Heading2">
    <w:name w:val="heading 2"/>
    <w:basedOn w:val="Normal"/>
    <w:next w:val="Normal"/>
    <w:qFormat/>
    <w:pPr>
      <w:keepNext/>
      <w:spacing w:before="240" w:after="60"/>
      <w:outlineLvl w:val="1"/>
    </w:pPr>
    <w:rPr>
      <w:rFonts w:ascii="Arial" w:hAnsi="Arial"/>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BodyText">
    <w:name w:val="Body Text"/>
    <w:basedOn w:val="Normal"/>
    <w:link w:val="BodyTextChar"/>
    <w:pPr>
      <w:numPr>
        <w:ilvl w:val="8"/>
      </w:numPr>
    </w:pPr>
  </w:style>
  <w:style w:type="paragraph" w:customStyle="1" w:styleId="Specifications">
    <w:name w:val="Specifications"/>
    <w:next w:val="BodyText"/>
    <w:pPr>
      <w:numPr>
        <w:numId w:val="2"/>
      </w:numPr>
      <w:spacing w:before="240"/>
    </w:pPr>
    <w:rPr>
      <w:noProof/>
      <w:sz w:val="22"/>
      <w:u w:val="single"/>
    </w:rPr>
  </w:style>
  <w:style w:type="paragraph" w:customStyle="1" w:styleId="FirstLevel">
    <w:name w:val="First Level"/>
    <w:basedOn w:val="Specifications"/>
    <w:pPr>
      <w:numPr>
        <w:ilvl w:val="1"/>
      </w:numPr>
    </w:pPr>
    <w:rPr>
      <w:caps/>
    </w:rPr>
  </w:style>
  <w:style w:type="paragraph" w:customStyle="1" w:styleId="Shade">
    <w:name w:val="Shade"/>
    <w:basedOn w:val="Normal"/>
    <w:pPr>
      <w:pBdr>
        <w:top w:val="single" w:sz="4" w:space="1" w:color="auto"/>
        <w:left w:val="single" w:sz="4" w:space="4" w:color="auto"/>
        <w:bottom w:val="single" w:sz="4" w:space="1" w:color="auto"/>
        <w:right w:val="single" w:sz="4" w:space="4" w:color="auto"/>
      </w:pBdr>
      <w:shd w:val="pct10" w:color="auto" w:fill="auto"/>
      <w:spacing w:before="240" w:after="240"/>
    </w:pPr>
    <w:rPr>
      <w:rFonts w:ascii="Arial" w:hAnsi="Arial"/>
      <w:vanish/>
      <w:sz w:val="20"/>
    </w:rPr>
  </w:style>
  <w:style w:type="paragraph" w:customStyle="1" w:styleId="Specs-Inside">
    <w:name w:val="Specs-Inside"/>
    <w:basedOn w:val="Specifications"/>
    <w:pPr>
      <w:numPr>
        <w:ilvl w:val="2"/>
      </w:numPr>
      <w:spacing w:before="0"/>
    </w:pPr>
    <w:rPr>
      <w:u w:val="none"/>
    </w:rPr>
  </w:style>
  <w:style w:type="paragraph" w:styleId="Footer">
    <w:name w:val="footer"/>
    <w:basedOn w:val="Normal"/>
    <w:pPr>
      <w:tabs>
        <w:tab w:val="center" w:pos="5040"/>
        <w:tab w:val="right" w:pos="9360"/>
      </w:tabs>
    </w:pPr>
    <w:rPr>
      <w:caps/>
    </w:rPr>
  </w:style>
  <w:style w:type="character" w:styleId="PageNumber">
    <w:name w:val="page number"/>
    <w:basedOn w:val="DefaultParagraphFont"/>
  </w:style>
  <w:style w:type="paragraph" w:customStyle="1" w:styleId="Strip">
    <w:name w:val="Strip"/>
    <w:basedOn w:val="Normal"/>
  </w:style>
  <w:style w:type="paragraph" w:styleId="BodyTextIndent">
    <w:name w:val="Body Text Indent"/>
    <w:basedOn w:val="Normal"/>
    <w:pPr>
      <w:spacing w:line="360" w:lineRule="auto"/>
      <w:ind w:left="-3600"/>
    </w:pPr>
  </w:style>
  <w:style w:type="character" w:customStyle="1" w:styleId="Level0">
    <w:name w:val="Level 0"/>
    <w:basedOn w:val="DefaultParagraphFont"/>
    <w:rPr>
      <w:rFonts w:ascii="Courier New" w:hAnsi="Courier New"/>
      <w:noProof w:val="0"/>
      <w:sz w:val="20"/>
      <w:lang w:val="en-US"/>
    </w:rPr>
  </w:style>
  <w:style w:type="table" w:styleId="TableGrid">
    <w:name w:val="Table Grid"/>
    <w:basedOn w:val="TableNormal"/>
    <w:rsid w:val="00AE6E84"/>
    <w:pPr>
      <w:numPr>
        <w:numId w:val="2"/>
      </w:numP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D7387B"/>
    <w:rPr>
      <w:rFonts w:ascii="Tahoma" w:hAnsi="Tahoma" w:cs="Tahoma"/>
      <w:sz w:val="16"/>
      <w:szCs w:val="16"/>
    </w:rPr>
  </w:style>
  <w:style w:type="character" w:styleId="Hyperlink">
    <w:name w:val="Hyperlink"/>
    <w:basedOn w:val="DefaultParagraphFont"/>
    <w:rsid w:val="00E40B38"/>
    <w:rPr>
      <w:color w:val="0000FF"/>
      <w:u w:val="single"/>
    </w:rPr>
  </w:style>
  <w:style w:type="paragraph" w:customStyle="1" w:styleId="AIAAgreementBodyText">
    <w:name w:val="AIA Agreement Body Text"/>
    <w:rsid w:val="005D0105"/>
    <w:pPr>
      <w:tabs>
        <w:tab w:val="left" w:pos="720"/>
      </w:tabs>
    </w:pPr>
  </w:style>
  <w:style w:type="character" w:customStyle="1" w:styleId="HeaderChar">
    <w:name w:val="Header Char"/>
    <w:basedOn w:val="DefaultParagraphFont"/>
    <w:link w:val="Header"/>
    <w:uiPriority w:val="99"/>
    <w:rsid w:val="00CE4A92"/>
    <w:rPr>
      <w:sz w:val="22"/>
    </w:rPr>
  </w:style>
  <w:style w:type="character" w:customStyle="1" w:styleId="BodyTextChar">
    <w:name w:val="Body Text Char"/>
    <w:basedOn w:val="DefaultParagraphFont"/>
    <w:link w:val="BodyText"/>
    <w:rsid w:val="00CE4A92"/>
    <w:rPr>
      <w:sz w:val="22"/>
    </w:rPr>
  </w:style>
  <w:style w:type="paragraph" w:styleId="ListParagraph">
    <w:name w:val="List Paragraph"/>
    <w:basedOn w:val="Normal"/>
    <w:uiPriority w:val="34"/>
    <w:qFormat/>
    <w:rsid w:val="00CE4A92"/>
    <w:pPr>
      <w:spacing w:after="200" w:line="276" w:lineRule="auto"/>
      <w:ind w:left="720"/>
      <w:contextualSpacing/>
    </w:pPr>
    <w:rPr>
      <w:rFonts w:ascii="Calibri" w:eastAsia="Calibri" w:hAnsi="Calibri"/>
      <w:szCs w:val="22"/>
    </w:rPr>
  </w:style>
  <w:style w:type="character" w:styleId="CommentReference">
    <w:name w:val="annotation reference"/>
    <w:basedOn w:val="DefaultParagraphFont"/>
    <w:rsid w:val="003772F8"/>
    <w:rPr>
      <w:sz w:val="16"/>
      <w:szCs w:val="16"/>
    </w:rPr>
  </w:style>
  <w:style w:type="paragraph" w:styleId="CommentText">
    <w:name w:val="annotation text"/>
    <w:basedOn w:val="Normal"/>
    <w:link w:val="CommentTextChar"/>
    <w:rsid w:val="003772F8"/>
    <w:rPr>
      <w:sz w:val="20"/>
    </w:rPr>
  </w:style>
  <w:style w:type="character" w:customStyle="1" w:styleId="CommentTextChar">
    <w:name w:val="Comment Text Char"/>
    <w:basedOn w:val="DefaultParagraphFont"/>
    <w:link w:val="CommentText"/>
    <w:rsid w:val="003772F8"/>
  </w:style>
  <w:style w:type="paragraph" w:styleId="CommentSubject">
    <w:name w:val="annotation subject"/>
    <w:basedOn w:val="CommentText"/>
    <w:next w:val="CommentText"/>
    <w:link w:val="CommentSubjectChar"/>
    <w:rsid w:val="003772F8"/>
    <w:rPr>
      <w:b/>
      <w:bCs/>
    </w:rPr>
  </w:style>
  <w:style w:type="character" w:customStyle="1" w:styleId="CommentSubjectChar">
    <w:name w:val="Comment Subject Char"/>
    <w:basedOn w:val="CommentTextChar"/>
    <w:link w:val="CommentSubject"/>
    <w:rsid w:val="003772F8"/>
    <w:rPr>
      <w:b/>
      <w:bCs/>
    </w:rPr>
  </w:style>
  <w:style w:type="paragraph" w:customStyle="1" w:styleId="A">
    <w:name w:val="A"/>
    <w:aliases w:val="B,C"/>
    <w:basedOn w:val="Normal"/>
    <w:qFormat/>
    <w:rsid w:val="00AD6CA9"/>
    <w:pPr>
      <w:numPr>
        <w:numId w:val="11"/>
      </w:numPr>
      <w:tabs>
        <w:tab w:val="left" w:pos="-1440"/>
      </w:tabs>
      <w:jc w:val="both"/>
    </w:pPr>
    <w:rPr>
      <w:rFonts w:ascii="Arial" w:eastAsia="MS Gothic" w:hAnsi="Arial" w:cs="Arial"/>
      <w:snapToGrid w:val="0"/>
      <w:kern w:val="16"/>
      <w:sz w:val="14"/>
      <w:szCs w:val="14"/>
    </w:rPr>
  </w:style>
  <w:style w:type="paragraph" w:customStyle="1" w:styleId="a0">
    <w:name w:val="a."/>
    <w:basedOn w:val="Normal"/>
    <w:qFormat/>
    <w:rsid w:val="00AD6CA9"/>
    <w:pPr>
      <w:numPr>
        <w:ilvl w:val="1"/>
        <w:numId w:val="11"/>
      </w:numPr>
      <w:tabs>
        <w:tab w:val="left" w:pos="-1440"/>
      </w:tabs>
      <w:jc w:val="both"/>
    </w:pPr>
    <w:rPr>
      <w:rFonts w:ascii="Arial" w:eastAsia="MS Gothic" w:hAnsi="Arial" w:cs="Arial"/>
      <w:snapToGrid w:val="0"/>
      <w:kern w:val="16"/>
      <w:sz w:val="14"/>
      <w:szCs w:val="14"/>
    </w:rPr>
  </w:style>
  <w:style w:type="paragraph" w:customStyle="1" w:styleId="EJCDCStandardEX1-Article1">
    <w:name w:val="@EJCDC Standard EX 1 - Article 1"/>
    <w:basedOn w:val="Normal"/>
    <w:next w:val="Normal"/>
    <w:unhideWhenUsed/>
    <w:rsid w:val="00F166C4"/>
    <w:pPr>
      <w:keepNext/>
      <w:numPr>
        <w:numId w:val="13"/>
      </w:numPr>
      <w:tabs>
        <w:tab w:val="num" w:pos="360"/>
      </w:tabs>
      <w:spacing w:before="240" w:after="240"/>
      <w:jc w:val="both"/>
      <w:outlineLvl w:val="0"/>
    </w:pPr>
    <w:rPr>
      <w:rFonts w:ascii="Calibri" w:eastAsia="Calibri" w:hAnsi="Calibri"/>
      <w:b/>
      <w:caps/>
      <w:szCs w:val="22"/>
    </w:rPr>
  </w:style>
  <w:style w:type="paragraph" w:customStyle="1" w:styleId="EJCDCStandardEX3-SubparagraphA">
    <w:name w:val="@EJCDC Standard EX 3 - Subparagraph A."/>
    <w:basedOn w:val="Normal"/>
    <w:autoRedefine/>
    <w:unhideWhenUsed/>
    <w:qFormat/>
    <w:rsid w:val="00F166C4"/>
    <w:pPr>
      <w:numPr>
        <w:ilvl w:val="2"/>
        <w:numId w:val="13"/>
      </w:numPr>
      <w:contextualSpacing/>
    </w:pPr>
    <w:rPr>
      <w:rFonts w:ascii="Calibri" w:eastAsia="Calibri" w:hAnsi="Calibri"/>
      <w:szCs w:val="22"/>
    </w:rPr>
  </w:style>
  <w:style w:type="paragraph" w:customStyle="1" w:styleId="EJCDCStandardEX4-Subparagraph1">
    <w:name w:val="@EJCDC Standard EX 4 - Subparagraph 1."/>
    <w:basedOn w:val="Normal"/>
    <w:unhideWhenUsed/>
    <w:qFormat/>
    <w:rsid w:val="00F166C4"/>
    <w:pPr>
      <w:numPr>
        <w:ilvl w:val="3"/>
        <w:numId w:val="13"/>
      </w:numPr>
      <w:spacing w:before="120" w:after="120"/>
      <w:jc w:val="both"/>
      <w:outlineLvl w:val="3"/>
    </w:pPr>
    <w:rPr>
      <w:rFonts w:ascii="Calibri" w:eastAsia="Calibri" w:hAnsi="Calibri"/>
      <w:szCs w:val="22"/>
    </w:rPr>
  </w:style>
  <w:style w:type="paragraph" w:customStyle="1" w:styleId="EJCDCStandardEX5-Subparagrapha">
    <w:name w:val="@EJCDC Standard EX 5 - Subparagraph a."/>
    <w:basedOn w:val="Normal"/>
    <w:unhideWhenUsed/>
    <w:qFormat/>
    <w:rsid w:val="00F166C4"/>
    <w:pPr>
      <w:numPr>
        <w:ilvl w:val="4"/>
        <w:numId w:val="13"/>
      </w:numPr>
      <w:tabs>
        <w:tab w:val="clear" w:pos="2016"/>
        <w:tab w:val="num" w:pos="360"/>
      </w:tabs>
      <w:spacing w:before="120" w:after="120"/>
      <w:ind w:left="0" w:firstLine="0"/>
      <w:jc w:val="both"/>
      <w:outlineLvl w:val="4"/>
    </w:pPr>
    <w:rPr>
      <w:rFonts w:ascii="Calibri" w:eastAsia="Calibri" w:hAnsi="Calibri"/>
      <w:szCs w:val="22"/>
    </w:rPr>
  </w:style>
  <w:style w:type="paragraph" w:customStyle="1" w:styleId="EJCDCStandardEX6-Subparagraph1">
    <w:name w:val="@EJCDC Standard EX 6 - Subparagraph 1)"/>
    <w:basedOn w:val="Normal"/>
    <w:unhideWhenUsed/>
    <w:qFormat/>
    <w:rsid w:val="00F166C4"/>
    <w:pPr>
      <w:numPr>
        <w:ilvl w:val="5"/>
        <w:numId w:val="13"/>
      </w:numPr>
      <w:tabs>
        <w:tab w:val="clear" w:pos="2448"/>
        <w:tab w:val="num" w:pos="360"/>
      </w:tabs>
      <w:spacing w:before="120" w:after="120"/>
      <w:ind w:left="0" w:firstLine="0"/>
      <w:jc w:val="both"/>
      <w:outlineLvl w:val="5"/>
    </w:pPr>
    <w:rPr>
      <w:rFonts w:ascii="Calibri" w:eastAsia="Calibri" w:hAnsi="Calibri"/>
      <w:szCs w:val="22"/>
    </w:rPr>
  </w:style>
  <w:style w:type="paragraph" w:customStyle="1" w:styleId="EJCDCStandardEX7-Subparagraphi">
    <w:name w:val="@EJCDC Standard EX 7 - Subparagraph i)"/>
    <w:basedOn w:val="Normal"/>
    <w:unhideWhenUsed/>
    <w:qFormat/>
    <w:rsid w:val="00F166C4"/>
    <w:pPr>
      <w:numPr>
        <w:ilvl w:val="6"/>
        <w:numId w:val="13"/>
      </w:numPr>
      <w:tabs>
        <w:tab w:val="clear" w:pos="2880"/>
        <w:tab w:val="num" w:pos="360"/>
      </w:tabs>
      <w:spacing w:before="120" w:after="120"/>
      <w:ind w:left="0" w:firstLine="0"/>
      <w:jc w:val="both"/>
      <w:outlineLvl w:val="6"/>
    </w:pPr>
    <w:rPr>
      <w:rFonts w:ascii="Calibri" w:eastAsia="Calibri" w:hAnsi="Calibri"/>
      <w:szCs w:val="22"/>
    </w:rPr>
  </w:style>
  <w:style w:type="paragraph" w:customStyle="1" w:styleId="EJCDCStandardEX8-Subparagrapha">
    <w:name w:val="@EJCDC Standard EX 8 - Subparagraph (a)"/>
    <w:basedOn w:val="Normal"/>
    <w:unhideWhenUsed/>
    <w:qFormat/>
    <w:rsid w:val="00F166C4"/>
    <w:pPr>
      <w:numPr>
        <w:ilvl w:val="7"/>
        <w:numId w:val="13"/>
      </w:numPr>
      <w:tabs>
        <w:tab w:val="clear" w:pos="3312"/>
        <w:tab w:val="num" w:pos="360"/>
      </w:tabs>
      <w:spacing w:before="120" w:after="120"/>
      <w:ind w:left="0" w:firstLine="0"/>
      <w:jc w:val="both"/>
      <w:outlineLvl w:val="7"/>
    </w:pPr>
    <w:rPr>
      <w:rFonts w:ascii="Calibri" w:eastAsia="Calibri" w:hAnsi="Calibri"/>
      <w:szCs w:val="22"/>
    </w:rPr>
  </w:style>
  <w:style w:type="paragraph" w:customStyle="1" w:styleId="EJCDCStandardEX9-Subparagraphi">
    <w:name w:val="@EJCDC Standard EX 9 - Subparagraph (i)"/>
    <w:basedOn w:val="Normal"/>
    <w:unhideWhenUsed/>
    <w:qFormat/>
    <w:rsid w:val="00F166C4"/>
    <w:pPr>
      <w:numPr>
        <w:ilvl w:val="8"/>
        <w:numId w:val="13"/>
      </w:numPr>
      <w:tabs>
        <w:tab w:val="clear" w:pos="3744"/>
        <w:tab w:val="num" w:pos="360"/>
      </w:tabs>
      <w:spacing w:before="120" w:after="120"/>
      <w:ind w:left="0" w:firstLine="0"/>
      <w:jc w:val="both"/>
      <w:outlineLvl w:val="8"/>
    </w:pPr>
    <w:rPr>
      <w:rFonts w:ascii="Calibri" w:eastAsia="Calibri" w:hAnsi="Calibri"/>
      <w:szCs w:val="22"/>
    </w:rPr>
  </w:style>
  <w:style w:type="paragraph" w:styleId="Revision">
    <w:name w:val="Revision"/>
    <w:hidden/>
    <w:uiPriority w:val="99"/>
    <w:semiHidden/>
    <w:rsid w:val="00C63385"/>
    <w:rPr>
      <w:sz w:val="22"/>
    </w:rPr>
  </w:style>
  <w:style w:type="character" w:styleId="UnresolvedMention">
    <w:name w:val="Unresolved Mention"/>
    <w:basedOn w:val="DefaultParagraphFont"/>
    <w:uiPriority w:val="99"/>
    <w:semiHidden/>
    <w:unhideWhenUsed/>
    <w:rsid w:val="00734C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BMDSpe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lcf76f155ced4ddcb4097134ff3c332f xmlns="e59bdb41-c8f9-4d98-9eaf-2fe10e8b754b">
      <Terms xmlns="http://schemas.microsoft.com/office/infopath/2007/PartnerControls"/>
    </lcf76f155ced4ddcb4097134ff3c332f>
    <TaxCatchAll xmlns="aa82255c-dc0b-4141-baf9-6638bd676011" xsi:nil="true"/>
    <location xmlns="e59bdb41-c8f9-4d98-9eaf-2fe10e8b754b">
      <Url xsi:nil="true"/>
      <Description xsi:nil="true"/>
    </location>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7B57331BA852D449CBC36C8890ED9A2" ma:contentTypeVersion="20" ma:contentTypeDescription="Create a new document." ma:contentTypeScope="" ma:versionID="45a1c6997e2ab42b3ebd8767698b0260">
  <xsd:schema xmlns:xsd="http://www.w3.org/2001/XMLSchema" xmlns:xs="http://www.w3.org/2001/XMLSchema" xmlns:p="http://schemas.microsoft.com/office/2006/metadata/properties" xmlns:ns2="e59bdb41-c8f9-4d98-9eaf-2fe10e8b754b" xmlns:ns3="aa82255c-dc0b-4141-baf9-6638bd676011" targetNamespace="http://schemas.microsoft.com/office/2006/metadata/properties" ma:root="true" ma:fieldsID="23060eb80c7f5deca917b9e8d309cda0" ns2:_="" ns3:_="">
    <xsd:import namespace="e59bdb41-c8f9-4d98-9eaf-2fe10e8b754b"/>
    <xsd:import namespace="aa82255c-dc0b-4141-baf9-6638bd6760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9bdb41-c8f9-4d98-9eaf-2fe10e8b75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cf32eec-7bc8-4e8a-bbcd-8d0e930e2d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tion" ma:index="26" nillable="true" ma:displayName="location" ma:format="Hyperlink" ma:internalName="location">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82255c-dc0b-4141-baf9-6638bd67601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d209ef8-d528-49cd-958a-866ad21d4e71}" ma:internalName="TaxCatchAll" ma:showField="CatchAllData" ma:web="aa82255c-dc0b-4141-baf9-6638bd6760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8AE398-5EB4-49DC-9299-15A579CC572E}">
  <ds:schemaRefs>
    <ds:schemaRef ds:uri="http://schemas.openxmlformats.org/officeDocument/2006/bibliography"/>
  </ds:schemaRefs>
</ds:datastoreItem>
</file>

<file path=customXml/itemProps2.xml><?xml version="1.0" encoding="utf-8"?>
<ds:datastoreItem xmlns:ds="http://schemas.openxmlformats.org/officeDocument/2006/customXml" ds:itemID="{9A2A3FDC-5C1F-4019-8C3E-644B7AB791DC}">
  <ds:schemaRefs>
    <ds:schemaRef ds:uri="http://schemas.microsoft.com/office/2006/metadata/properties"/>
    <ds:schemaRef ds:uri="e59bdb41-c8f9-4d98-9eaf-2fe10e8b754b"/>
    <ds:schemaRef ds:uri="http://schemas.microsoft.com/office/infopath/2007/PartnerControls"/>
    <ds:schemaRef ds:uri="aa82255c-dc0b-4141-baf9-6638bd676011"/>
  </ds:schemaRefs>
</ds:datastoreItem>
</file>

<file path=customXml/itemProps3.xml><?xml version="1.0" encoding="utf-8"?>
<ds:datastoreItem xmlns:ds="http://schemas.openxmlformats.org/officeDocument/2006/customXml" ds:itemID="{A6A4D85D-BFB8-4237-AA71-DA8BBDBDB42C}">
  <ds:schemaRefs>
    <ds:schemaRef ds:uri="http://schemas.microsoft.com/sharepoint/v3/contenttype/forms"/>
  </ds:schemaRefs>
</ds:datastoreItem>
</file>

<file path=customXml/itemProps4.xml><?xml version="1.0" encoding="utf-8"?>
<ds:datastoreItem xmlns:ds="http://schemas.openxmlformats.org/officeDocument/2006/customXml" ds:itemID="{24FDBB8B-6325-43D8-B6D8-F55D3A4BFB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9bdb41-c8f9-4d98-9eaf-2fe10e8b754b"/>
    <ds:schemaRef ds:uri="aa82255c-dc0b-4141-baf9-6638bd6760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BMDSpecs.dot</Template>
  <TotalTime>81</TotalTime>
  <Pages>3</Pages>
  <Words>1584</Words>
  <Characters>9681</Characters>
  <Application>Microsoft Office Word</Application>
  <DocSecurity>0</DocSecurity>
  <Lines>148</Lines>
  <Paragraphs>23</Paragraphs>
  <ScaleCrop>false</ScaleCrop>
  <HeadingPairs>
    <vt:vector size="2" baseType="variant">
      <vt:variant>
        <vt:lpstr>Title</vt:lpstr>
      </vt:variant>
      <vt:variant>
        <vt:i4>1</vt:i4>
      </vt:variant>
    </vt:vector>
  </HeadingPairs>
  <TitlesOfParts>
    <vt:vector size="1" baseType="lpstr">
      <vt:lpstr>PART 1 -  REFERENCES</vt:lpstr>
    </vt:vector>
  </TitlesOfParts>
  <Company>B&amp;McD</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1 -  REFERENCES</dc:title>
  <dc:creator>BM654</dc:creator>
  <cp:lastModifiedBy>Vraa, Ryan D</cp:lastModifiedBy>
  <cp:revision>23</cp:revision>
  <cp:lastPrinted>2026-02-09T14:23:00Z</cp:lastPrinted>
  <dcterms:created xsi:type="dcterms:W3CDTF">2026-02-09T14:10:00Z</dcterms:created>
  <dcterms:modified xsi:type="dcterms:W3CDTF">2026-03-03T16:47:00Z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0x01010027B57331BA852D449CBC36C8890ED9A2</vt:lpwstr>
  </property>
  <property fmtid="{D5CDD505-2E9C-101B-9397-08002B2CF9AE}" pid="4" name="MediaServiceImageTags">
    <vt:lpwstr/>
  </property>
</Properties>
</file>